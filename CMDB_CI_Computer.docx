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9003D" w14:textId="77777777" w:rsidR="007056D8" w:rsidRPr="0006033E" w:rsidRDefault="007056D8" w:rsidP="0006033E">
      <w:pPr>
        <w:rPr>
          <w:rFonts w:ascii="Times New Roman" w:hAnsi="Times New Roman" w:cs="Times New Roman"/>
          <w:b/>
          <w:bCs/>
        </w:rPr>
      </w:pPr>
      <w:r w:rsidRPr="0006033E">
        <w:rPr>
          <w:rFonts w:ascii="Times New Roman" w:hAnsi="Times New Roman" w:cs="Times New Roman"/>
          <w:b/>
          <w:bCs/>
        </w:rPr>
        <w:t>Introduction</w:t>
      </w:r>
    </w:p>
    <w:p w14:paraId="518D7C20" w14:textId="642BDBAD" w:rsidR="007056D8" w:rsidRPr="0006033E" w:rsidRDefault="007056D8" w:rsidP="0006033E">
      <w:pPr>
        <w:ind w:firstLine="360"/>
        <w:rPr>
          <w:rFonts w:ascii="Times New Roman" w:hAnsi="Times New Roman" w:cs="Times New Roman"/>
        </w:rPr>
      </w:pPr>
      <w:r w:rsidRPr="0006033E">
        <w:rPr>
          <w:rFonts w:ascii="Times New Roman" w:hAnsi="Times New Roman" w:cs="Times New Roman"/>
        </w:rPr>
        <w:t>This document provides a comprehensive description of the ServiceNow CI Automation and CMDB Onboarding solution. The primary objective of this solution is to automate the creation and maintenance of Configuration Items (CIs) within the CMDB while ensuring data accuracy, consistency, security, and auditability.</w:t>
      </w:r>
      <w:r w:rsidR="0006033E">
        <w:rPr>
          <w:rFonts w:ascii="Times New Roman" w:hAnsi="Times New Roman" w:cs="Times New Roman"/>
        </w:rPr>
        <w:t xml:space="preserve"> </w:t>
      </w:r>
      <w:r w:rsidRPr="0006033E">
        <w:rPr>
          <w:rFonts w:ascii="Times New Roman" w:hAnsi="Times New Roman" w:cs="Times New Roman"/>
        </w:rPr>
        <w:t>The solution supports REST-based integrations, Flow Designer automation, robust validation and reconciliation logic, and automated testing using the ServiceNow Automated Test Framework (ATF). It is designed to scale across multiple source systems while maintaining CMDB health and governance standards.</w:t>
      </w:r>
      <w:r w:rsidR="0006033E">
        <w:rPr>
          <w:rFonts w:ascii="Times New Roman" w:hAnsi="Times New Roman" w:cs="Times New Roman"/>
        </w:rPr>
        <w:t xml:space="preserve"> </w:t>
      </w:r>
      <w:r w:rsidRPr="0006033E">
        <w:rPr>
          <w:rFonts w:ascii="Times New Roman" w:hAnsi="Times New Roman" w:cs="Times New Roman"/>
        </w:rPr>
        <w:t>This implementation enables automated onboarding and lifecycle management of assets and servers, ensuring:</w:t>
      </w:r>
    </w:p>
    <w:p w14:paraId="3BDFB8F5" w14:textId="77777777"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Consistent and accurate CMDB data</w:t>
      </w:r>
    </w:p>
    <w:p w14:paraId="10C766F9" w14:textId="77777777"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Reduced manual effort for CI creation and updates</w:t>
      </w:r>
    </w:p>
    <w:p w14:paraId="4CC61B60" w14:textId="77777777"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Full traceability through source system and last synchronization tracking</w:t>
      </w:r>
    </w:p>
    <w:p w14:paraId="6714FF33" w14:textId="77777777"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Centralized error handling and reporting for invalid or incomplete payloads</w:t>
      </w:r>
    </w:p>
    <w:p w14:paraId="0B1A08FA" w14:textId="7DDB76E2" w:rsidR="007056D8" w:rsidRPr="0006033E" w:rsidRDefault="007056D8" w:rsidP="0006033E">
      <w:pPr>
        <w:rPr>
          <w:rFonts w:ascii="Times New Roman" w:hAnsi="Times New Roman" w:cs="Times New Roman"/>
        </w:rPr>
      </w:pPr>
      <w:r w:rsidRPr="0006033E">
        <w:rPr>
          <w:rFonts w:ascii="Times New Roman" w:hAnsi="Times New Roman" w:cs="Times New Roman"/>
        </w:rPr>
        <w:t>Manual CI onboarding across multiple source systems often leads to duplicate records, inconsistent attribute values, and unclear data ownership, negatively impacting CMDB health, incident resolution, and reporting accuracy.</w:t>
      </w:r>
    </w:p>
    <w:p w14:paraId="6F8626CA" w14:textId="329E6D89" w:rsidR="007056D8" w:rsidRPr="00AC2D85" w:rsidRDefault="007056D8" w:rsidP="00AC2D85">
      <w:pPr>
        <w:rPr>
          <w:rFonts w:ascii="Times New Roman" w:hAnsi="Times New Roman" w:cs="Times New Roman"/>
        </w:rPr>
      </w:pPr>
      <w:r w:rsidRPr="00AC2D85">
        <w:rPr>
          <w:rFonts w:ascii="Times New Roman" w:hAnsi="Times New Roman" w:cs="Times New Roman"/>
        </w:rPr>
        <w:t>________________________________________</w:t>
      </w:r>
      <w:r w:rsidR="00AC2D85" w:rsidRPr="00AC2D85">
        <w:rPr>
          <w:rFonts w:ascii="Times New Roman" w:hAnsi="Times New Roman" w:cs="Times New Roman"/>
        </w:rPr>
        <w:t>______________________________________</w:t>
      </w:r>
    </w:p>
    <w:p w14:paraId="2F9AC6D1" w14:textId="77777777" w:rsidR="007056D8" w:rsidRPr="00AC2D85" w:rsidRDefault="007056D8" w:rsidP="00AC2D85">
      <w:pPr>
        <w:rPr>
          <w:rFonts w:ascii="Times New Roman" w:hAnsi="Times New Roman" w:cs="Times New Roman"/>
          <w:b/>
          <w:bCs/>
        </w:rPr>
      </w:pPr>
      <w:r w:rsidRPr="00AC2D85">
        <w:rPr>
          <w:rFonts w:ascii="Times New Roman" w:hAnsi="Times New Roman" w:cs="Times New Roman"/>
          <w:b/>
          <w:bCs/>
        </w:rPr>
        <w:t>Business Objective</w:t>
      </w:r>
    </w:p>
    <w:p w14:paraId="5FCA1C50" w14:textId="77777777" w:rsidR="007056D8" w:rsidRPr="00AC2D85" w:rsidRDefault="007056D8" w:rsidP="00AC2D85">
      <w:pPr>
        <w:rPr>
          <w:rFonts w:ascii="Times New Roman" w:hAnsi="Times New Roman" w:cs="Times New Roman"/>
        </w:rPr>
      </w:pPr>
      <w:r w:rsidRPr="00AC2D85">
        <w:rPr>
          <w:rFonts w:ascii="Times New Roman" w:hAnsi="Times New Roman" w:cs="Times New Roman"/>
        </w:rPr>
        <w:t>Manual CI creation and updates often lead to data inconsistencies, duplicate records, and degraded CMDB health. This automation addresses these challenges by enabling:</w:t>
      </w:r>
    </w:p>
    <w:p w14:paraId="1CF17BC8" w14:textId="7D40D2C4"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Ensure authoritative, source-driven CI onboarding</w:t>
      </w:r>
    </w:p>
    <w:p w14:paraId="166345F1" w14:textId="0B631A04"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Enforce idempotent CI creation and updates</w:t>
      </w:r>
    </w:p>
    <w:p w14:paraId="15D9DF63" w14:textId="3C509D7B"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Maintain traceability and auditability of CI changes</w:t>
      </w:r>
    </w:p>
    <w:p w14:paraId="6F440468" w14:textId="7E896678"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Enable scalable onboarding for multiple integration patterns (REST, RPA, CSV)</w:t>
      </w:r>
    </w:p>
    <w:p w14:paraId="5B346217" w14:textId="05A3758F"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Improve CMDB health, reporting, and downstream process reliability</w:t>
      </w:r>
    </w:p>
    <w:p w14:paraId="5FA15D81" w14:textId="06126AA7" w:rsidR="007056D8" w:rsidRPr="00AC2D85" w:rsidRDefault="00AC2D85" w:rsidP="00AC2D85">
      <w:pPr>
        <w:rPr>
          <w:rFonts w:ascii="Times New Roman" w:hAnsi="Times New Roman" w:cs="Times New Roman"/>
        </w:rPr>
      </w:pPr>
      <w:r w:rsidRPr="00AC2D85">
        <w:rPr>
          <w:rFonts w:ascii="Times New Roman" w:hAnsi="Times New Roman" w:cs="Times New Roman"/>
        </w:rPr>
        <w:t>______________________________________________________________________________</w:t>
      </w:r>
    </w:p>
    <w:p w14:paraId="03A4054B" w14:textId="77777777" w:rsidR="007056D8" w:rsidRPr="00AC2D85" w:rsidRDefault="007056D8" w:rsidP="00AC2D85">
      <w:pPr>
        <w:rPr>
          <w:rFonts w:ascii="Times New Roman" w:hAnsi="Times New Roman" w:cs="Times New Roman"/>
          <w:b/>
          <w:bCs/>
        </w:rPr>
      </w:pPr>
      <w:r w:rsidRPr="00AC2D85">
        <w:rPr>
          <w:rFonts w:ascii="Times New Roman" w:hAnsi="Times New Roman" w:cs="Times New Roman"/>
          <w:b/>
          <w:bCs/>
        </w:rPr>
        <w:t>Scope of Implementation</w:t>
      </w:r>
    </w:p>
    <w:p w14:paraId="466BD3A1"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The scope of this solution includes:</w:t>
      </w:r>
    </w:p>
    <w:p w14:paraId="31A2A8F9" w14:textId="77777777"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CMDB class preparation and extensions</w:t>
      </w:r>
    </w:p>
    <w:p w14:paraId="483917FF" w14:textId="77777777"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Custom field creation and indexing</w:t>
      </w:r>
    </w:p>
    <w:p w14:paraId="515A6CAD" w14:textId="77777777"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REST API–based CI ingestion</w:t>
      </w:r>
    </w:p>
    <w:p w14:paraId="1507F6ED" w14:textId="77777777"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 xml:space="preserve">Server-side CI </w:t>
      </w:r>
      <w:proofErr w:type="spellStart"/>
      <w:r w:rsidRPr="007056D8">
        <w:rPr>
          <w:rFonts w:ascii="Times New Roman" w:hAnsi="Times New Roman" w:cs="Times New Roman"/>
        </w:rPr>
        <w:t>upsert</w:t>
      </w:r>
      <w:proofErr w:type="spellEnd"/>
      <w:r w:rsidRPr="007056D8">
        <w:rPr>
          <w:rFonts w:ascii="Times New Roman" w:hAnsi="Times New Roman" w:cs="Times New Roman"/>
        </w:rPr>
        <w:t xml:space="preserve"> logic</w:t>
      </w:r>
    </w:p>
    <w:p w14:paraId="6D989FE9" w14:textId="77777777"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Flow Designer–based no-code automation</w:t>
      </w:r>
    </w:p>
    <w:p w14:paraId="133BA83B" w14:textId="77777777"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Validation and error-handling mechanisms</w:t>
      </w:r>
    </w:p>
    <w:p w14:paraId="72B19933" w14:textId="77777777"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Automated testing using ATF</w:t>
      </w:r>
    </w:p>
    <w:p w14:paraId="224F3B75" w14:textId="77777777"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lastRenderedPageBreak/>
        <w:t>Monitoring, dashboards, and governance controls</w:t>
      </w:r>
    </w:p>
    <w:p w14:paraId="54A8A9C8" w14:textId="77777777"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Deployment strategy and operational runbook</w:t>
      </w:r>
    </w:p>
    <w:p w14:paraId="685C7CB2" w14:textId="79A04867" w:rsidR="007056D8" w:rsidRPr="00AC2D85" w:rsidRDefault="00AC2D85" w:rsidP="00AC2D85">
      <w:pPr>
        <w:rPr>
          <w:rFonts w:ascii="Times New Roman" w:hAnsi="Times New Roman" w:cs="Times New Roman"/>
          <w:b/>
          <w:bCs/>
        </w:rPr>
      </w:pPr>
      <w:r w:rsidRPr="00AC2D85">
        <w:rPr>
          <w:rFonts w:ascii="Times New Roman" w:hAnsi="Times New Roman" w:cs="Times New Roman"/>
        </w:rPr>
        <w:t>______________________________________________________________________________</w:t>
      </w:r>
      <w:r w:rsidR="007056D8" w:rsidRPr="00AC2D85">
        <w:rPr>
          <w:rFonts w:ascii="Times New Roman" w:hAnsi="Times New Roman" w:cs="Times New Roman"/>
          <w:b/>
          <w:bCs/>
        </w:rPr>
        <w:t>CMDB Data Model Design</w:t>
      </w:r>
    </w:p>
    <w:p w14:paraId="3F28A742"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 xml:space="preserve">The solution primarily targets the </w:t>
      </w:r>
      <w:proofErr w:type="spellStart"/>
      <w:r w:rsidRPr="007056D8">
        <w:rPr>
          <w:rFonts w:ascii="Times New Roman" w:hAnsi="Times New Roman" w:cs="Times New Roman"/>
        </w:rPr>
        <w:t>cmdb_ci_computer</w:t>
      </w:r>
      <w:proofErr w:type="spellEnd"/>
      <w:r w:rsidRPr="007056D8">
        <w:rPr>
          <w:rFonts w:ascii="Times New Roman" w:hAnsi="Times New Roman" w:cs="Times New Roman"/>
        </w:rPr>
        <w:t xml:space="preserve"> class, with support for extending </w:t>
      </w:r>
      <w:proofErr w:type="spellStart"/>
      <w:r w:rsidRPr="007056D8">
        <w:rPr>
          <w:rFonts w:ascii="Times New Roman" w:hAnsi="Times New Roman" w:cs="Times New Roman"/>
        </w:rPr>
        <w:t>cmdb_ci_server</w:t>
      </w:r>
      <w:proofErr w:type="spellEnd"/>
      <w:r w:rsidRPr="007056D8">
        <w:rPr>
          <w:rFonts w:ascii="Times New Roman" w:hAnsi="Times New Roman" w:cs="Times New Roman"/>
        </w:rPr>
        <w:t xml:space="preserve"> for server-specific use cases.</w:t>
      </w:r>
    </w:p>
    <w:p w14:paraId="15A56CB7"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Standard fields include:</w:t>
      </w:r>
    </w:p>
    <w:p w14:paraId="3AE89811" w14:textId="77777777" w:rsidR="002F2DDF" w:rsidRPr="002F2DDF" w:rsidRDefault="002F2DDF" w:rsidP="002F2DDF">
      <w:pPr>
        <w:rPr>
          <w:rFonts w:ascii="Times New Roman" w:hAnsi="Times New Roman" w:cs="Times New Roman"/>
        </w:rPr>
      </w:pPr>
      <w:r w:rsidRPr="002F2DDF">
        <w:rPr>
          <w:rFonts w:ascii="Times New Roman" w:hAnsi="Times New Roman" w:cs="Times New Roman"/>
        </w:rPr>
        <w:t>Identification Rules (Priority Order):</w:t>
      </w:r>
    </w:p>
    <w:p w14:paraId="081EA30A" w14:textId="77777777" w:rsidR="002F2DDF" w:rsidRPr="002F2DDF" w:rsidRDefault="002F2DDF" w:rsidP="002F2DDF">
      <w:pPr>
        <w:rPr>
          <w:rFonts w:ascii="Times New Roman" w:hAnsi="Times New Roman" w:cs="Times New Roman"/>
        </w:rPr>
      </w:pPr>
      <w:r w:rsidRPr="002F2DDF">
        <w:rPr>
          <w:rFonts w:ascii="Times New Roman" w:hAnsi="Times New Roman" w:cs="Times New Roman"/>
        </w:rPr>
        <w:t xml:space="preserve">1. </w:t>
      </w:r>
      <w:proofErr w:type="spellStart"/>
      <w:r w:rsidRPr="002F2DDF">
        <w:rPr>
          <w:rFonts w:ascii="Times New Roman" w:hAnsi="Times New Roman" w:cs="Times New Roman"/>
        </w:rPr>
        <w:t>serial_number</w:t>
      </w:r>
      <w:proofErr w:type="spellEnd"/>
    </w:p>
    <w:p w14:paraId="1A616876" w14:textId="77777777" w:rsidR="002F2DDF" w:rsidRPr="002F2DDF" w:rsidRDefault="002F2DDF" w:rsidP="002F2DDF">
      <w:pPr>
        <w:rPr>
          <w:rFonts w:ascii="Times New Roman" w:hAnsi="Times New Roman" w:cs="Times New Roman"/>
        </w:rPr>
      </w:pPr>
      <w:r w:rsidRPr="002F2DDF">
        <w:rPr>
          <w:rFonts w:ascii="Times New Roman" w:hAnsi="Times New Roman" w:cs="Times New Roman"/>
        </w:rPr>
        <w:t xml:space="preserve">2. </w:t>
      </w:r>
      <w:proofErr w:type="spellStart"/>
      <w:r w:rsidRPr="002F2DDF">
        <w:rPr>
          <w:rFonts w:ascii="Times New Roman" w:hAnsi="Times New Roman" w:cs="Times New Roman"/>
        </w:rPr>
        <w:t>fqdn</w:t>
      </w:r>
      <w:proofErr w:type="spellEnd"/>
    </w:p>
    <w:p w14:paraId="347E6F44" w14:textId="1FC9A7C3" w:rsidR="002F2DDF" w:rsidRPr="002F2DDF" w:rsidRDefault="002F2DDF" w:rsidP="002F2DDF">
      <w:pPr>
        <w:rPr>
          <w:rFonts w:ascii="Times New Roman" w:hAnsi="Times New Roman" w:cs="Times New Roman"/>
        </w:rPr>
      </w:pPr>
      <w:r w:rsidRPr="002F2DDF">
        <w:rPr>
          <w:rFonts w:ascii="Times New Roman" w:hAnsi="Times New Roman" w:cs="Times New Roman"/>
        </w:rPr>
        <w:t xml:space="preserve">3. </w:t>
      </w:r>
      <w:proofErr w:type="spellStart"/>
      <w:r w:rsidRPr="002F2DDF">
        <w:rPr>
          <w:rFonts w:ascii="Times New Roman" w:hAnsi="Times New Roman" w:cs="Times New Roman"/>
        </w:rPr>
        <w:t>u_asset_tag</w:t>
      </w:r>
      <w:proofErr w:type="spellEnd"/>
    </w:p>
    <w:p w14:paraId="717F49AF" w14:textId="77777777" w:rsidR="002F2DDF" w:rsidRPr="00AC2D85" w:rsidRDefault="002F2DDF" w:rsidP="002F2DDF">
      <w:pPr>
        <w:rPr>
          <w:rFonts w:ascii="Times New Roman" w:hAnsi="Times New Roman" w:cs="Times New Roman"/>
          <w:b/>
          <w:bCs/>
        </w:rPr>
      </w:pPr>
      <w:r w:rsidRPr="00AC2D85">
        <w:rPr>
          <w:rFonts w:ascii="Times New Roman" w:hAnsi="Times New Roman" w:cs="Times New Roman"/>
          <w:b/>
          <w:bCs/>
        </w:rPr>
        <w:t>Reconciliation Rules:</w:t>
      </w:r>
    </w:p>
    <w:p w14:paraId="3B3AB171" w14:textId="027299E4" w:rsidR="002F2DDF" w:rsidRPr="00AC2D85" w:rsidRDefault="002F2DDF" w:rsidP="00782A59">
      <w:pPr>
        <w:pStyle w:val="ListParagraph"/>
        <w:numPr>
          <w:ilvl w:val="0"/>
          <w:numId w:val="3"/>
        </w:numPr>
        <w:rPr>
          <w:rFonts w:ascii="Times New Roman" w:hAnsi="Times New Roman" w:cs="Times New Roman"/>
        </w:rPr>
      </w:pPr>
      <w:r w:rsidRPr="00AC2D85">
        <w:rPr>
          <w:rFonts w:ascii="Times New Roman" w:hAnsi="Times New Roman" w:cs="Times New Roman"/>
        </w:rPr>
        <w:t>Authoritative sources override non-authoritative updates</w:t>
      </w:r>
    </w:p>
    <w:p w14:paraId="55B6010F" w14:textId="545AA498" w:rsidR="002F2DDF" w:rsidRPr="00AC2D85" w:rsidRDefault="002F2DDF" w:rsidP="00782A59">
      <w:pPr>
        <w:pStyle w:val="ListParagraph"/>
        <w:numPr>
          <w:ilvl w:val="0"/>
          <w:numId w:val="3"/>
        </w:numPr>
        <w:rPr>
          <w:rFonts w:ascii="Times New Roman" w:hAnsi="Times New Roman" w:cs="Times New Roman"/>
        </w:rPr>
      </w:pPr>
      <w:r w:rsidRPr="00AC2D85">
        <w:rPr>
          <w:rFonts w:ascii="Times New Roman" w:hAnsi="Times New Roman" w:cs="Times New Roman"/>
        </w:rPr>
        <w:t>Manually maintained fields are protected</w:t>
      </w:r>
    </w:p>
    <w:p w14:paraId="31D858C6" w14:textId="77777777" w:rsidR="00AC2D85" w:rsidRDefault="002F2DDF" w:rsidP="00782A59">
      <w:pPr>
        <w:pStyle w:val="ListParagraph"/>
        <w:numPr>
          <w:ilvl w:val="0"/>
          <w:numId w:val="3"/>
        </w:numPr>
        <w:rPr>
          <w:rFonts w:ascii="Times New Roman" w:hAnsi="Times New Roman" w:cs="Times New Roman"/>
        </w:rPr>
      </w:pPr>
      <w:r w:rsidRPr="00AC2D85">
        <w:rPr>
          <w:rFonts w:ascii="Times New Roman" w:hAnsi="Times New Roman" w:cs="Times New Roman"/>
        </w:rPr>
        <w:t xml:space="preserve">Source system precedence enforced using </w:t>
      </w:r>
      <w:proofErr w:type="spellStart"/>
      <w:r w:rsidRPr="00AC2D85">
        <w:rPr>
          <w:rFonts w:ascii="Times New Roman" w:hAnsi="Times New Roman" w:cs="Times New Roman"/>
        </w:rPr>
        <w:t>u_source_system</w:t>
      </w:r>
      <w:proofErr w:type="spellEnd"/>
    </w:p>
    <w:p w14:paraId="2A1D82B8" w14:textId="34B228EA" w:rsidR="007056D8" w:rsidRPr="00AC2D85" w:rsidRDefault="007056D8" w:rsidP="00782A59">
      <w:pPr>
        <w:pStyle w:val="ListParagraph"/>
        <w:numPr>
          <w:ilvl w:val="0"/>
          <w:numId w:val="3"/>
        </w:numPr>
        <w:rPr>
          <w:rFonts w:ascii="Times New Roman" w:hAnsi="Times New Roman" w:cs="Times New Roman"/>
        </w:rPr>
      </w:pPr>
      <w:r w:rsidRPr="00AC2D85">
        <w:rPr>
          <w:rFonts w:ascii="Times New Roman" w:hAnsi="Times New Roman" w:cs="Times New Roman"/>
        </w:rPr>
        <w:t>Identification rules prioritize:</w:t>
      </w:r>
    </w:p>
    <w:p w14:paraId="6D737CD3" w14:textId="77777777" w:rsidR="00AC2D85" w:rsidRDefault="007056D8" w:rsidP="00782A59">
      <w:pPr>
        <w:pStyle w:val="ListParagraph"/>
        <w:numPr>
          <w:ilvl w:val="0"/>
          <w:numId w:val="2"/>
        </w:numPr>
        <w:rPr>
          <w:rFonts w:ascii="Times New Roman" w:hAnsi="Times New Roman" w:cs="Times New Roman"/>
        </w:rPr>
      </w:pPr>
      <w:proofErr w:type="spellStart"/>
      <w:r w:rsidRPr="007056D8">
        <w:rPr>
          <w:rFonts w:ascii="Times New Roman" w:hAnsi="Times New Roman" w:cs="Times New Roman"/>
        </w:rPr>
        <w:t>serial_number</w:t>
      </w:r>
      <w:proofErr w:type="spellEnd"/>
    </w:p>
    <w:p w14:paraId="60A6E7F2" w14:textId="77777777" w:rsidR="00AC2D85" w:rsidRDefault="007056D8" w:rsidP="00782A59">
      <w:pPr>
        <w:pStyle w:val="ListParagraph"/>
        <w:numPr>
          <w:ilvl w:val="0"/>
          <w:numId w:val="2"/>
        </w:numPr>
        <w:rPr>
          <w:rFonts w:ascii="Times New Roman" w:hAnsi="Times New Roman" w:cs="Times New Roman"/>
        </w:rPr>
      </w:pPr>
      <w:proofErr w:type="spellStart"/>
      <w:r w:rsidRPr="00AC2D85">
        <w:rPr>
          <w:rFonts w:ascii="Times New Roman" w:hAnsi="Times New Roman" w:cs="Times New Roman"/>
        </w:rPr>
        <w:t>fqdn</w:t>
      </w:r>
      <w:proofErr w:type="spellEnd"/>
      <w:r w:rsidR="00AC2D85">
        <w:rPr>
          <w:rFonts w:ascii="Times New Roman" w:hAnsi="Times New Roman" w:cs="Times New Roman"/>
        </w:rPr>
        <w:t xml:space="preserve"> </w:t>
      </w:r>
    </w:p>
    <w:p w14:paraId="5743C22F" w14:textId="3FCE1921" w:rsidR="007056D8" w:rsidRPr="00AC2D85" w:rsidRDefault="007056D8" w:rsidP="00782A59">
      <w:pPr>
        <w:pStyle w:val="ListParagraph"/>
        <w:numPr>
          <w:ilvl w:val="0"/>
          <w:numId w:val="2"/>
        </w:numPr>
        <w:rPr>
          <w:rFonts w:ascii="Times New Roman" w:hAnsi="Times New Roman" w:cs="Times New Roman"/>
        </w:rPr>
      </w:pPr>
      <w:proofErr w:type="spellStart"/>
      <w:r w:rsidRPr="00AC2D85">
        <w:rPr>
          <w:rFonts w:ascii="Times New Roman" w:hAnsi="Times New Roman" w:cs="Times New Roman"/>
        </w:rPr>
        <w:t>u_asset_tag</w:t>
      </w:r>
      <w:proofErr w:type="spellEnd"/>
    </w:p>
    <w:p w14:paraId="5D7D570B" w14:textId="243393BE"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Reconciliation rules ensure:</w:t>
      </w:r>
    </w:p>
    <w:p w14:paraId="2C813643" w14:textId="67281E89"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Authoritative sources override non-authoritative updates</w:t>
      </w:r>
    </w:p>
    <w:p w14:paraId="740B6614" w14:textId="28C40DC6"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Manually maintained fields are protected</w:t>
      </w:r>
    </w:p>
    <w:p w14:paraId="745800E1" w14:textId="236F8A9A" w:rsid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 xml:space="preserve">Source system precedence is enforced using </w:t>
      </w:r>
      <w:proofErr w:type="spellStart"/>
      <w:r w:rsidRPr="007056D8">
        <w:rPr>
          <w:rFonts w:ascii="Times New Roman" w:hAnsi="Times New Roman" w:cs="Times New Roman"/>
        </w:rPr>
        <w:t>u_source_system</w:t>
      </w:r>
      <w:proofErr w:type="spellEnd"/>
    </w:p>
    <w:p w14:paraId="5F92F756" w14:textId="77777777" w:rsidR="00AC2D85" w:rsidRPr="007056D8" w:rsidRDefault="00AC2D85" w:rsidP="00AC2D85">
      <w:pPr>
        <w:pStyle w:val="ListParagraph"/>
        <w:ind w:left="1530"/>
        <w:rPr>
          <w:rFonts w:ascii="Times New Roman" w:hAnsi="Times New Roman" w:cs="Times New Roman"/>
        </w:rPr>
      </w:pPr>
    </w:p>
    <w:p w14:paraId="657F2372" w14:textId="69612A46" w:rsidR="007056D8" w:rsidRPr="00AC2D85" w:rsidRDefault="007056D8" w:rsidP="00AC2D85">
      <w:pPr>
        <w:rPr>
          <w:rFonts w:ascii="Times New Roman" w:hAnsi="Times New Roman" w:cs="Times New Roman"/>
          <w:b/>
          <w:bCs/>
        </w:rPr>
      </w:pPr>
      <w:r w:rsidRPr="00AC2D85">
        <w:rPr>
          <w:rFonts w:ascii="Times New Roman" w:hAnsi="Times New Roman" w:cs="Times New Roman"/>
          <w:b/>
          <w:bCs/>
        </w:rPr>
        <w:t>Custom fields include:</w:t>
      </w:r>
    </w:p>
    <w:p w14:paraId="597FBFE1" w14:textId="77777777" w:rsidR="007056D8" w:rsidRPr="007056D8" w:rsidRDefault="007056D8" w:rsidP="00782A59">
      <w:pPr>
        <w:pStyle w:val="ListParagraph"/>
        <w:numPr>
          <w:ilvl w:val="1"/>
          <w:numId w:val="1"/>
        </w:numPr>
        <w:rPr>
          <w:rFonts w:ascii="Times New Roman" w:hAnsi="Times New Roman" w:cs="Times New Roman"/>
        </w:rPr>
      </w:pPr>
      <w:proofErr w:type="spellStart"/>
      <w:r w:rsidRPr="007056D8">
        <w:rPr>
          <w:rFonts w:ascii="Times New Roman" w:hAnsi="Times New Roman" w:cs="Times New Roman"/>
        </w:rPr>
        <w:t>u_asset_tag</w:t>
      </w:r>
      <w:proofErr w:type="spellEnd"/>
    </w:p>
    <w:p w14:paraId="14F0F10F" w14:textId="77777777" w:rsidR="007056D8" w:rsidRPr="007056D8" w:rsidRDefault="007056D8" w:rsidP="00782A59">
      <w:pPr>
        <w:pStyle w:val="ListParagraph"/>
        <w:numPr>
          <w:ilvl w:val="1"/>
          <w:numId w:val="1"/>
        </w:numPr>
        <w:rPr>
          <w:rFonts w:ascii="Times New Roman" w:hAnsi="Times New Roman" w:cs="Times New Roman"/>
        </w:rPr>
      </w:pPr>
      <w:proofErr w:type="spellStart"/>
      <w:r w:rsidRPr="007056D8">
        <w:rPr>
          <w:rFonts w:ascii="Times New Roman" w:hAnsi="Times New Roman" w:cs="Times New Roman"/>
        </w:rPr>
        <w:t>u_environment</w:t>
      </w:r>
      <w:proofErr w:type="spellEnd"/>
      <w:r w:rsidRPr="007056D8">
        <w:rPr>
          <w:rFonts w:ascii="Times New Roman" w:hAnsi="Times New Roman" w:cs="Times New Roman"/>
        </w:rPr>
        <w:t xml:space="preserve"> (Dev, QA, Prod)</w:t>
      </w:r>
    </w:p>
    <w:p w14:paraId="7A5C8983" w14:textId="77777777" w:rsidR="007056D8" w:rsidRPr="007056D8" w:rsidRDefault="007056D8" w:rsidP="00782A59">
      <w:pPr>
        <w:pStyle w:val="ListParagraph"/>
        <w:numPr>
          <w:ilvl w:val="1"/>
          <w:numId w:val="1"/>
        </w:numPr>
        <w:rPr>
          <w:rFonts w:ascii="Times New Roman" w:hAnsi="Times New Roman" w:cs="Times New Roman"/>
        </w:rPr>
      </w:pPr>
      <w:proofErr w:type="spellStart"/>
      <w:r w:rsidRPr="007056D8">
        <w:rPr>
          <w:rFonts w:ascii="Times New Roman" w:hAnsi="Times New Roman" w:cs="Times New Roman"/>
        </w:rPr>
        <w:t>u_application_owner</w:t>
      </w:r>
      <w:proofErr w:type="spellEnd"/>
    </w:p>
    <w:p w14:paraId="4B146837" w14:textId="77777777" w:rsidR="007056D8" w:rsidRPr="007056D8" w:rsidRDefault="007056D8" w:rsidP="00782A59">
      <w:pPr>
        <w:pStyle w:val="ListParagraph"/>
        <w:numPr>
          <w:ilvl w:val="1"/>
          <w:numId w:val="1"/>
        </w:numPr>
        <w:rPr>
          <w:rFonts w:ascii="Times New Roman" w:hAnsi="Times New Roman" w:cs="Times New Roman"/>
        </w:rPr>
      </w:pPr>
      <w:proofErr w:type="spellStart"/>
      <w:r w:rsidRPr="007056D8">
        <w:rPr>
          <w:rFonts w:ascii="Times New Roman" w:hAnsi="Times New Roman" w:cs="Times New Roman"/>
        </w:rPr>
        <w:t>u_source_system</w:t>
      </w:r>
      <w:proofErr w:type="spellEnd"/>
    </w:p>
    <w:p w14:paraId="68EEE91C" w14:textId="77777777" w:rsidR="007056D8" w:rsidRPr="007056D8" w:rsidRDefault="007056D8" w:rsidP="00782A59">
      <w:pPr>
        <w:pStyle w:val="ListParagraph"/>
        <w:numPr>
          <w:ilvl w:val="1"/>
          <w:numId w:val="1"/>
        </w:numPr>
        <w:rPr>
          <w:rFonts w:ascii="Times New Roman" w:hAnsi="Times New Roman" w:cs="Times New Roman"/>
        </w:rPr>
      </w:pPr>
      <w:proofErr w:type="spellStart"/>
      <w:r w:rsidRPr="007056D8">
        <w:rPr>
          <w:rFonts w:ascii="Times New Roman" w:hAnsi="Times New Roman" w:cs="Times New Roman"/>
        </w:rPr>
        <w:t>u_source_id</w:t>
      </w:r>
      <w:proofErr w:type="spellEnd"/>
    </w:p>
    <w:p w14:paraId="3071BCED" w14:textId="77777777" w:rsidR="007056D8" w:rsidRDefault="007056D8" w:rsidP="00782A59">
      <w:pPr>
        <w:pStyle w:val="ListParagraph"/>
        <w:numPr>
          <w:ilvl w:val="1"/>
          <w:numId w:val="1"/>
        </w:numPr>
        <w:rPr>
          <w:rFonts w:ascii="Times New Roman" w:hAnsi="Times New Roman" w:cs="Times New Roman"/>
        </w:rPr>
      </w:pPr>
      <w:proofErr w:type="spellStart"/>
      <w:r w:rsidRPr="007056D8">
        <w:rPr>
          <w:rFonts w:ascii="Times New Roman" w:hAnsi="Times New Roman" w:cs="Times New Roman"/>
        </w:rPr>
        <w:t>u_last_sync</w:t>
      </w:r>
      <w:proofErr w:type="spellEnd"/>
    </w:p>
    <w:p w14:paraId="281D9D1B" w14:textId="77777777" w:rsidR="00AC2D85" w:rsidRPr="00AC2D85" w:rsidRDefault="00AC2D85" w:rsidP="00AC2D85">
      <w:pPr>
        <w:rPr>
          <w:rFonts w:ascii="Times New Roman" w:hAnsi="Times New Roman" w:cs="Times New Roman"/>
        </w:rPr>
      </w:pPr>
    </w:p>
    <w:p w14:paraId="16699D34"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 xml:space="preserve">Database indexes are created on </w:t>
      </w:r>
      <w:proofErr w:type="spellStart"/>
      <w:r w:rsidRPr="007056D8">
        <w:rPr>
          <w:rFonts w:ascii="Times New Roman" w:hAnsi="Times New Roman" w:cs="Times New Roman"/>
        </w:rPr>
        <w:t>serial_number</w:t>
      </w:r>
      <w:proofErr w:type="spellEnd"/>
      <w:r w:rsidRPr="007056D8">
        <w:rPr>
          <w:rFonts w:ascii="Times New Roman" w:hAnsi="Times New Roman" w:cs="Times New Roman"/>
        </w:rPr>
        <w:t xml:space="preserve">, </w:t>
      </w:r>
      <w:proofErr w:type="spellStart"/>
      <w:r w:rsidRPr="007056D8">
        <w:rPr>
          <w:rFonts w:ascii="Times New Roman" w:hAnsi="Times New Roman" w:cs="Times New Roman"/>
        </w:rPr>
        <w:t>u_asset_tag</w:t>
      </w:r>
      <w:proofErr w:type="spellEnd"/>
      <w:r w:rsidRPr="007056D8">
        <w:rPr>
          <w:rFonts w:ascii="Times New Roman" w:hAnsi="Times New Roman" w:cs="Times New Roman"/>
        </w:rPr>
        <w:t xml:space="preserve">, and </w:t>
      </w:r>
      <w:proofErr w:type="spellStart"/>
      <w:r w:rsidRPr="007056D8">
        <w:rPr>
          <w:rFonts w:ascii="Times New Roman" w:hAnsi="Times New Roman" w:cs="Times New Roman"/>
        </w:rPr>
        <w:t>fqdn</w:t>
      </w:r>
      <w:proofErr w:type="spellEnd"/>
      <w:r w:rsidRPr="007056D8">
        <w:rPr>
          <w:rFonts w:ascii="Times New Roman" w:hAnsi="Times New Roman" w:cs="Times New Roman"/>
        </w:rPr>
        <w:t xml:space="preserve"> to optimize identification, lookup, and deduplication performance.</w:t>
      </w:r>
    </w:p>
    <w:p w14:paraId="308ED8E6" w14:textId="7C67AC1C" w:rsidR="007056D8" w:rsidRPr="00AC2D85" w:rsidRDefault="00AC2D85" w:rsidP="00AC2D85">
      <w:pPr>
        <w:rPr>
          <w:rFonts w:ascii="Times New Roman" w:hAnsi="Times New Roman" w:cs="Times New Roman"/>
          <w:b/>
          <w:bCs/>
        </w:rPr>
      </w:pPr>
      <w:r w:rsidRPr="00AC2D85">
        <w:rPr>
          <w:rFonts w:ascii="Times New Roman" w:hAnsi="Times New Roman" w:cs="Times New Roman"/>
        </w:rPr>
        <w:lastRenderedPageBreak/>
        <w:t>______________________________________________________________________________</w:t>
      </w:r>
      <w:r w:rsidR="007056D8" w:rsidRPr="00AC2D85">
        <w:rPr>
          <w:rFonts w:ascii="Times New Roman" w:hAnsi="Times New Roman" w:cs="Times New Roman"/>
          <w:b/>
          <w:bCs/>
        </w:rPr>
        <w:t>Key Business Benefits</w:t>
      </w:r>
    </w:p>
    <w:p w14:paraId="7323CAE4" w14:textId="77777777"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Faster and consistent CI onboarding</w:t>
      </w:r>
    </w:p>
    <w:p w14:paraId="3F2B76C7" w14:textId="77777777"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Reduced duplicate and inconsistent CMDB records</w:t>
      </w:r>
    </w:p>
    <w:p w14:paraId="01788424" w14:textId="77777777"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Improved CMDB health and reporting accuracy</w:t>
      </w:r>
    </w:p>
    <w:p w14:paraId="07721660" w14:textId="77777777"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Scalable architecture to onboard multiple vendor systems</w:t>
      </w:r>
    </w:p>
    <w:p w14:paraId="03467254" w14:textId="7E317FA7" w:rsidR="007056D8" w:rsidRPr="00AC2D85"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Enterprise-grade security, auditability, and governance</w:t>
      </w:r>
    </w:p>
    <w:p w14:paraId="15CC6F63" w14:textId="58FE2058" w:rsidR="007056D8" w:rsidRPr="00AC2D85" w:rsidRDefault="00AC2D85" w:rsidP="00AC2D85">
      <w:pPr>
        <w:rPr>
          <w:rFonts w:ascii="Times New Roman" w:hAnsi="Times New Roman" w:cs="Times New Roman"/>
        </w:rPr>
      </w:pPr>
      <w:r w:rsidRPr="00AC2D85">
        <w:rPr>
          <w:rFonts w:ascii="Times New Roman" w:hAnsi="Times New Roman" w:cs="Times New Roman"/>
        </w:rPr>
        <w:t>______________________________________________________________________________</w:t>
      </w:r>
    </w:p>
    <w:p w14:paraId="4806B10C" w14:textId="77777777" w:rsidR="007056D8" w:rsidRPr="00AC2D85" w:rsidRDefault="007056D8" w:rsidP="00AC2D85">
      <w:pPr>
        <w:rPr>
          <w:rFonts w:ascii="Times New Roman" w:hAnsi="Times New Roman" w:cs="Times New Roman"/>
          <w:b/>
          <w:bCs/>
        </w:rPr>
      </w:pPr>
      <w:r w:rsidRPr="00AC2D85">
        <w:rPr>
          <w:rFonts w:ascii="Times New Roman" w:hAnsi="Times New Roman" w:cs="Times New Roman"/>
          <w:b/>
          <w:bCs/>
        </w:rPr>
        <w:t xml:space="preserve">Sequence Flow: REST → </w:t>
      </w:r>
      <w:proofErr w:type="spellStart"/>
      <w:r w:rsidRPr="00AC2D85">
        <w:rPr>
          <w:rFonts w:ascii="Times New Roman" w:hAnsi="Times New Roman" w:cs="Times New Roman"/>
          <w:b/>
          <w:bCs/>
        </w:rPr>
        <w:t>Upsert</w:t>
      </w:r>
      <w:proofErr w:type="spellEnd"/>
      <w:r w:rsidRPr="00AC2D85">
        <w:rPr>
          <w:rFonts w:ascii="Times New Roman" w:hAnsi="Times New Roman" w:cs="Times New Roman"/>
          <w:b/>
          <w:bCs/>
        </w:rPr>
        <w:t xml:space="preserve"> → CMDB</w:t>
      </w:r>
    </w:p>
    <w:p w14:paraId="06582FA8" w14:textId="77777777" w:rsidR="00BD4201" w:rsidRPr="00BD4201" w:rsidRDefault="00BD4201" w:rsidP="00BD4201">
      <w:pPr>
        <w:rPr>
          <w:rFonts w:ascii="Times New Roman" w:hAnsi="Times New Roman" w:cs="Times New Roman"/>
        </w:rPr>
      </w:pPr>
      <w:r w:rsidRPr="00BD4201">
        <w:rPr>
          <w:rFonts w:ascii="Times New Roman" w:hAnsi="Times New Roman" w:cs="Times New Roman"/>
        </w:rPr>
        <w:t>1. External source system sends a CI payload via REST API.</w:t>
      </w:r>
    </w:p>
    <w:p w14:paraId="00290126" w14:textId="77777777" w:rsidR="00BD4201" w:rsidRPr="00BD4201" w:rsidRDefault="00BD4201" w:rsidP="00BD4201">
      <w:pPr>
        <w:rPr>
          <w:rFonts w:ascii="Times New Roman" w:hAnsi="Times New Roman" w:cs="Times New Roman"/>
        </w:rPr>
      </w:pPr>
      <w:r w:rsidRPr="00BD4201">
        <w:rPr>
          <w:rFonts w:ascii="Times New Roman" w:hAnsi="Times New Roman" w:cs="Times New Roman"/>
        </w:rPr>
        <w:t>2. Scripted REST API authenticates and validates the payload.</w:t>
      </w:r>
    </w:p>
    <w:p w14:paraId="401DBC5D" w14:textId="77777777" w:rsidR="00BD4201" w:rsidRPr="00BD4201" w:rsidRDefault="00BD4201" w:rsidP="00BD4201">
      <w:pPr>
        <w:rPr>
          <w:rFonts w:ascii="Times New Roman" w:hAnsi="Times New Roman" w:cs="Times New Roman"/>
        </w:rPr>
      </w:pPr>
      <w:r w:rsidRPr="00BD4201">
        <w:rPr>
          <w:rFonts w:ascii="Times New Roman" w:hAnsi="Times New Roman" w:cs="Times New Roman"/>
        </w:rPr>
        <w:t xml:space="preserve">3. </w:t>
      </w:r>
      <w:proofErr w:type="spellStart"/>
      <w:r w:rsidRPr="00BD4201">
        <w:rPr>
          <w:rFonts w:ascii="Times New Roman" w:hAnsi="Times New Roman" w:cs="Times New Roman"/>
        </w:rPr>
        <w:t>CIUpsertHelper</w:t>
      </w:r>
      <w:proofErr w:type="spellEnd"/>
      <w:r w:rsidRPr="00BD4201">
        <w:rPr>
          <w:rFonts w:ascii="Times New Roman" w:hAnsi="Times New Roman" w:cs="Times New Roman"/>
        </w:rPr>
        <w:t xml:space="preserve"> identifies or initializes the CI.</w:t>
      </w:r>
    </w:p>
    <w:p w14:paraId="4FD0000C" w14:textId="77777777" w:rsidR="00BD4201" w:rsidRPr="00BD4201" w:rsidRDefault="00BD4201" w:rsidP="00BD4201">
      <w:pPr>
        <w:rPr>
          <w:rFonts w:ascii="Times New Roman" w:hAnsi="Times New Roman" w:cs="Times New Roman"/>
        </w:rPr>
      </w:pPr>
      <w:r w:rsidRPr="00BD4201">
        <w:rPr>
          <w:rFonts w:ascii="Times New Roman" w:hAnsi="Times New Roman" w:cs="Times New Roman"/>
        </w:rPr>
        <w:t>4. Authoritative fields and source metadata are applied.</w:t>
      </w:r>
    </w:p>
    <w:p w14:paraId="799EA06D" w14:textId="77777777" w:rsidR="00BD4201" w:rsidRPr="00BD4201" w:rsidRDefault="00BD4201" w:rsidP="00BD4201">
      <w:pPr>
        <w:rPr>
          <w:rFonts w:ascii="Times New Roman" w:hAnsi="Times New Roman" w:cs="Times New Roman"/>
        </w:rPr>
      </w:pPr>
      <w:r w:rsidRPr="00BD4201">
        <w:rPr>
          <w:rFonts w:ascii="Times New Roman" w:hAnsi="Times New Roman" w:cs="Times New Roman"/>
        </w:rPr>
        <w:t>5. Flow Designer optionally orchestrates validation and logging.</w:t>
      </w:r>
    </w:p>
    <w:p w14:paraId="47F7D869" w14:textId="7831E8CE" w:rsidR="00BD4201" w:rsidRPr="00BD4201" w:rsidRDefault="00BD4201" w:rsidP="00BD4201">
      <w:pPr>
        <w:rPr>
          <w:rFonts w:ascii="Times New Roman" w:hAnsi="Times New Roman" w:cs="Times New Roman"/>
        </w:rPr>
      </w:pPr>
      <w:r w:rsidRPr="00BD4201">
        <w:rPr>
          <w:rFonts w:ascii="Times New Roman" w:hAnsi="Times New Roman" w:cs="Times New Roman"/>
        </w:rPr>
        <w:t>6. CI is created or updated in the CMDB.</w:t>
      </w:r>
    </w:p>
    <w:p w14:paraId="0A3612DC" w14:textId="77777777" w:rsidR="00BD4201" w:rsidRPr="00AC2D85" w:rsidRDefault="00BD4201" w:rsidP="00BD4201">
      <w:pPr>
        <w:rPr>
          <w:rFonts w:ascii="Times New Roman" w:hAnsi="Times New Roman" w:cs="Times New Roman"/>
          <w:b/>
          <w:bCs/>
        </w:rPr>
      </w:pPr>
      <w:r w:rsidRPr="00AC2D85">
        <w:rPr>
          <w:rFonts w:ascii="Times New Roman" w:hAnsi="Times New Roman" w:cs="Times New Roman"/>
          <w:b/>
          <w:bCs/>
        </w:rPr>
        <w:t>API Design Considerations:</w:t>
      </w:r>
    </w:p>
    <w:p w14:paraId="577E25D0" w14:textId="77777777" w:rsidR="00BD4201" w:rsidRPr="00BD4201" w:rsidRDefault="00BD4201" w:rsidP="00BD4201">
      <w:pPr>
        <w:rPr>
          <w:rFonts w:ascii="Times New Roman" w:hAnsi="Times New Roman" w:cs="Times New Roman"/>
        </w:rPr>
      </w:pPr>
      <w:r w:rsidRPr="00BD4201">
        <w:rPr>
          <w:rFonts w:ascii="Times New Roman" w:hAnsi="Times New Roman" w:cs="Times New Roman"/>
        </w:rPr>
        <w:t>• REST endpoint versioning (e.g., /</w:t>
      </w:r>
      <w:proofErr w:type="spellStart"/>
      <w:r w:rsidRPr="00BD4201">
        <w:rPr>
          <w:rFonts w:ascii="Times New Roman" w:hAnsi="Times New Roman" w:cs="Times New Roman"/>
        </w:rPr>
        <w:t>api</w:t>
      </w:r>
      <w:proofErr w:type="spellEnd"/>
      <w:r w:rsidRPr="00BD4201">
        <w:rPr>
          <w:rFonts w:ascii="Times New Roman" w:hAnsi="Times New Roman" w:cs="Times New Roman"/>
        </w:rPr>
        <w:t>/</w:t>
      </w:r>
      <w:proofErr w:type="spellStart"/>
      <w:r w:rsidRPr="00BD4201">
        <w:rPr>
          <w:rFonts w:ascii="Times New Roman" w:hAnsi="Times New Roman" w:cs="Times New Roman"/>
        </w:rPr>
        <w:t>x_ci</w:t>
      </w:r>
      <w:proofErr w:type="spellEnd"/>
      <w:r w:rsidRPr="00BD4201">
        <w:rPr>
          <w:rFonts w:ascii="Times New Roman" w:hAnsi="Times New Roman" w:cs="Times New Roman"/>
        </w:rPr>
        <w:t>/onboard/v1)</w:t>
      </w:r>
    </w:p>
    <w:p w14:paraId="1D7D76A1" w14:textId="77777777" w:rsidR="00BD4201" w:rsidRPr="00BD4201" w:rsidRDefault="00BD4201" w:rsidP="00BD4201">
      <w:pPr>
        <w:rPr>
          <w:rFonts w:ascii="Times New Roman" w:hAnsi="Times New Roman" w:cs="Times New Roman"/>
        </w:rPr>
      </w:pPr>
      <w:r w:rsidRPr="00BD4201">
        <w:rPr>
          <w:rFonts w:ascii="Times New Roman" w:hAnsi="Times New Roman" w:cs="Times New Roman"/>
        </w:rPr>
        <w:t>• Mandatory payload fields:</w:t>
      </w:r>
    </w:p>
    <w:p w14:paraId="713CBEB3" w14:textId="397DAC79" w:rsidR="00BD4201" w:rsidRPr="00AC2D85" w:rsidRDefault="00BD4201" w:rsidP="00782A59">
      <w:pPr>
        <w:pStyle w:val="ListParagraph"/>
        <w:numPr>
          <w:ilvl w:val="0"/>
          <w:numId w:val="4"/>
        </w:numPr>
        <w:rPr>
          <w:rFonts w:ascii="Times New Roman" w:hAnsi="Times New Roman" w:cs="Times New Roman"/>
        </w:rPr>
      </w:pPr>
      <w:proofErr w:type="spellStart"/>
      <w:r w:rsidRPr="00AC2D85">
        <w:rPr>
          <w:rFonts w:ascii="Times New Roman" w:hAnsi="Times New Roman" w:cs="Times New Roman"/>
        </w:rPr>
        <w:t>serial_number</w:t>
      </w:r>
      <w:proofErr w:type="spellEnd"/>
      <w:r w:rsidRPr="00AC2D85">
        <w:rPr>
          <w:rFonts w:ascii="Times New Roman" w:hAnsi="Times New Roman" w:cs="Times New Roman"/>
        </w:rPr>
        <w:t xml:space="preserve"> OR </w:t>
      </w:r>
      <w:proofErr w:type="spellStart"/>
      <w:r w:rsidRPr="00AC2D85">
        <w:rPr>
          <w:rFonts w:ascii="Times New Roman" w:hAnsi="Times New Roman" w:cs="Times New Roman"/>
        </w:rPr>
        <w:t>fqdn</w:t>
      </w:r>
      <w:proofErr w:type="spellEnd"/>
    </w:p>
    <w:p w14:paraId="426CCC6B" w14:textId="70A62B0C" w:rsidR="00BD4201" w:rsidRPr="00AC2D85" w:rsidRDefault="00BD4201" w:rsidP="00782A59">
      <w:pPr>
        <w:pStyle w:val="ListParagraph"/>
        <w:numPr>
          <w:ilvl w:val="0"/>
          <w:numId w:val="4"/>
        </w:numPr>
        <w:rPr>
          <w:rFonts w:ascii="Times New Roman" w:hAnsi="Times New Roman" w:cs="Times New Roman"/>
        </w:rPr>
      </w:pPr>
      <w:proofErr w:type="spellStart"/>
      <w:r w:rsidRPr="00AC2D85">
        <w:rPr>
          <w:rFonts w:ascii="Times New Roman" w:hAnsi="Times New Roman" w:cs="Times New Roman"/>
        </w:rPr>
        <w:t>u_source_system</w:t>
      </w:r>
      <w:proofErr w:type="spellEnd"/>
    </w:p>
    <w:p w14:paraId="62EAF438" w14:textId="4BC0B0CB" w:rsidR="00BD4201" w:rsidRPr="00AC2D85" w:rsidRDefault="00BD4201" w:rsidP="00782A59">
      <w:pPr>
        <w:pStyle w:val="ListParagraph"/>
        <w:numPr>
          <w:ilvl w:val="0"/>
          <w:numId w:val="4"/>
        </w:numPr>
        <w:rPr>
          <w:rFonts w:ascii="Times New Roman" w:hAnsi="Times New Roman" w:cs="Times New Roman"/>
        </w:rPr>
      </w:pPr>
      <w:proofErr w:type="spellStart"/>
      <w:r w:rsidRPr="00AC2D85">
        <w:rPr>
          <w:rFonts w:ascii="Times New Roman" w:hAnsi="Times New Roman" w:cs="Times New Roman"/>
        </w:rPr>
        <w:t>u_source_id</w:t>
      </w:r>
      <w:proofErr w:type="spellEnd"/>
    </w:p>
    <w:p w14:paraId="6AA7EFE4" w14:textId="77777777" w:rsidR="00BD4201" w:rsidRPr="00BD4201" w:rsidRDefault="00BD4201" w:rsidP="00BD4201">
      <w:pPr>
        <w:rPr>
          <w:rFonts w:ascii="Times New Roman" w:hAnsi="Times New Roman" w:cs="Times New Roman"/>
        </w:rPr>
      </w:pPr>
      <w:r w:rsidRPr="00BD4201">
        <w:rPr>
          <w:rFonts w:ascii="Times New Roman" w:hAnsi="Times New Roman" w:cs="Times New Roman"/>
        </w:rPr>
        <w:t>• Optional fields validated via schema</w:t>
      </w:r>
    </w:p>
    <w:p w14:paraId="706E8760" w14:textId="7004655C" w:rsidR="007056D8" w:rsidRPr="007056D8" w:rsidRDefault="00BD4201" w:rsidP="007056D8">
      <w:pPr>
        <w:rPr>
          <w:rFonts w:ascii="Times New Roman" w:hAnsi="Times New Roman" w:cs="Times New Roman"/>
        </w:rPr>
      </w:pPr>
      <w:del w:id="0" w:author="Microsoft Word" w:date="2025-12-16T12:53:00Z" w16du:dateUtc="2025-12-16T17:53:00Z">
        <w:r w:rsidRPr="00BD4201">
          <w:rPr>
            <w:rFonts w:ascii="Times New Roman" w:hAnsi="Times New Roman" w:cs="Times New Roman"/>
          </w:rPr>
          <w:delText xml:space="preserve">• </w:delText>
        </w:r>
      </w:del>
      <w:r w:rsidR="007056D8" w:rsidRPr="007056D8">
        <w:rPr>
          <w:rFonts w:ascii="Times New Roman" w:hAnsi="Times New Roman" w:cs="Times New Roman"/>
        </w:rPr>
        <w:t>Support for partial updates without overwriting null values</w:t>
      </w:r>
    </w:p>
    <w:p w14:paraId="0FA61C5C" w14:textId="77B0CC31" w:rsidR="007056D8" w:rsidRPr="00AC2D85" w:rsidRDefault="00AC2D85" w:rsidP="00AC2D85">
      <w:pPr>
        <w:rPr>
          <w:rFonts w:ascii="Times New Roman" w:hAnsi="Times New Roman" w:cs="Times New Roman"/>
        </w:rPr>
      </w:pPr>
      <w:r w:rsidRPr="00AC2D85">
        <w:rPr>
          <w:rFonts w:ascii="Times New Roman" w:hAnsi="Times New Roman" w:cs="Times New Roman"/>
        </w:rPr>
        <w:t>______________________________________________________________________________</w:t>
      </w:r>
    </w:p>
    <w:p w14:paraId="3490173C" w14:textId="5DFB19D0" w:rsidR="007056D8" w:rsidRPr="00AC2D85" w:rsidRDefault="007056D8" w:rsidP="00AC2D85">
      <w:pPr>
        <w:rPr>
          <w:rFonts w:ascii="Times New Roman" w:hAnsi="Times New Roman" w:cs="Times New Roman"/>
          <w:b/>
          <w:bCs/>
        </w:rPr>
      </w:pPr>
      <w:r w:rsidRPr="00AC2D85">
        <w:rPr>
          <w:rFonts w:ascii="Times New Roman" w:hAnsi="Times New Roman" w:cs="Times New Roman"/>
          <w:b/>
          <w:bCs/>
        </w:rPr>
        <w:t>Architecture</w:t>
      </w:r>
      <w:r w:rsidRPr="00AC2D85">
        <w:rPr>
          <w:rFonts w:ascii="Times New Roman" w:hAnsi="Times New Roman" w:cs="Times New Roman"/>
          <w:b/>
          <w:bCs/>
        </w:rPr>
        <w:t xml:space="preserve"> </w:t>
      </w:r>
      <w:r w:rsidRPr="00AC2D85">
        <w:rPr>
          <w:rFonts w:ascii="Times New Roman" w:hAnsi="Times New Roman" w:cs="Times New Roman"/>
          <w:b/>
          <w:bCs/>
        </w:rPr>
        <w:t>Components</w:t>
      </w:r>
    </w:p>
    <w:p w14:paraId="6B67526F"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Scripted REST API – Receives CI onboarding payloads from external systems.</w:t>
      </w:r>
    </w:p>
    <w:p w14:paraId="75D24A22"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Script Include (</w:t>
      </w:r>
      <w:proofErr w:type="spellStart"/>
      <w:r w:rsidRPr="007056D8">
        <w:rPr>
          <w:rFonts w:ascii="Times New Roman" w:hAnsi="Times New Roman" w:cs="Times New Roman"/>
        </w:rPr>
        <w:t>CIUpsertHelper</w:t>
      </w:r>
      <w:proofErr w:type="spellEnd"/>
      <w:r w:rsidRPr="007056D8">
        <w:rPr>
          <w:rFonts w:ascii="Times New Roman" w:hAnsi="Times New Roman" w:cs="Times New Roman"/>
        </w:rPr>
        <w:t xml:space="preserve">) – Centralized server-side logic for CI </w:t>
      </w:r>
      <w:proofErr w:type="spellStart"/>
      <w:proofErr w:type="gramStart"/>
      <w:r w:rsidRPr="007056D8">
        <w:rPr>
          <w:rFonts w:ascii="Times New Roman" w:hAnsi="Times New Roman" w:cs="Times New Roman"/>
        </w:rPr>
        <w:t>upsert</w:t>
      </w:r>
      <w:proofErr w:type="spellEnd"/>
      <w:proofErr w:type="gramEnd"/>
      <w:r w:rsidRPr="007056D8">
        <w:rPr>
          <w:rFonts w:ascii="Times New Roman" w:hAnsi="Times New Roman" w:cs="Times New Roman"/>
        </w:rPr>
        <w:t xml:space="preserve"> operations.</w:t>
      </w:r>
    </w:p>
    <w:p w14:paraId="1F72E414"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 xml:space="preserve">Flow Designer </w:t>
      </w:r>
      <w:proofErr w:type="spellStart"/>
      <w:r w:rsidRPr="007056D8">
        <w:rPr>
          <w:rFonts w:ascii="Times New Roman" w:hAnsi="Times New Roman" w:cs="Times New Roman"/>
        </w:rPr>
        <w:t>Subflows</w:t>
      </w:r>
      <w:proofErr w:type="spellEnd"/>
      <w:r w:rsidRPr="007056D8">
        <w:rPr>
          <w:rFonts w:ascii="Times New Roman" w:hAnsi="Times New Roman" w:cs="Times New Roman"/>
        </w:rPr>
        <w:t xml:space="preserve"> – Low-code automation for CI creation, updates, and error handling.</w:t>
      </w:r>
    </w:p>
    <w:p w14:paraId="15A49222"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Transform Map – Optional Import Set–based integration for CSV or file-based ingestion.</w:t>
      </w:r>
    </w:p>
    <w:p w14:paraId="6586E509"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Integration Error Table (</w:t>
      </w:r>
      <w:proofErr w:type="spellStart"/>
      <w:r w:rsidRPr="007056D8">
        <w:rPr>
          <w:rFonts w:ascii="Times New Roman" w:hAnsi="Times New Roman" w:cs="Times New Roman"/>
        </w:rPr>
        <w:t>u_integration_errors</w:t>
      </w:r>
      <w:proofErr w:type="spellEnd"/>
      <w:r w:rsidRPr="007056D8">
        <w:rPr>
          <w:rFonts w:ascii="Times New Roman" w:hAnsi="Times New Roman" w:cs="Times New Roman"/>
        </w:rPr>
        <w:t>) – Captures invalid or failed payloads.</w:t>
      </w:r>
    </w:p>
    <w:p w14:paraId="030D7D70"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lastRenderedPageBreak/>
        <w:t>ATF Test Cases – Automated test coverage for onboarding logic.</w:t>
      </w:r>
    </w:p>
    <w:p w14:paraId="3791EC22"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Dashboards &amp; Alerts – Monitoring ingestion success and failures.</w:t>
      </w:r>
    </w:p>
    <w:p w14:paraId="741CA1E7" w14:textId="18953013" w:rsid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Runbook – Operational procedures for support and troubleshooting.</w:t>
      </w:r>
    </w:p>
    <w:p w14:paraId="00EADD9A" w14:textId="77777777" w:rsidR="00AC2D85" w:rsidRPr="007056D8" w:rsidRDefault="00AC2D85" w:rsidP="00AC2D85">
      <w:pPr>
        <w:pStyle w:val="ListParagraph"/>
        <w:ind w:left="360"/>
        <w:rPr>
          <w:rFonts w:ascii="Times New Roman" w:hAnsi="Times New Roman" w:cs="Times New Roman"/>
        </w:rPr>
      </w:pPr>
    </w:p>
    <w:p w14:paraId="097C0BB0" w14:textId="77777777" w:rsidR="007056D8" w:rsidRPr="00AC2D85" w:rsidRDefault="007056D8" w:rsidP="00AC2D85">
      <w:pPr>
        <w:rPr>
          <w:rFonts w:ascii="Times New Roman" w:hAnsi="Times New Roman" w:cs="Times New Roman"/>
          <w:b/>
          <w:bCs/>
        </w:rPr>
      </w:pPr>
      <w:r w:rsidRPr="00AC2D85">
        <w:rPr>
          <w:rFonts w:ascii="Times New Roman" w:hAnsi="Times New Roman" w:cs="Times New Roman"/>
          <w:b/>
          <w:bCs/>
        </w:rPr>
        <w:t>High-Level Flow</w:t>
      </w:r>
    </w:p>
    <w:p w14:paraId="76D920A6" w14:textId="77777777" w:rsidR="007056D8" w:rsidRPr="00AC2D85" w:rsidRDefault="007056D8" w:rsidP="00AC2D85">
      <w:pPr>
        <w:rPr>
          <w:rFonts w:ascii="Times New Roman" w:hAnsi="Times New Roman" w:cs="Times New Roman"/>
          <w:b/>
          <w:bCs/>
        </w:rPr>
      </w:pPr>
      <w:r w:rsidRPr="00AC2D85">
        <w:rPr>
          <w:rFonts w:ascii="Times New Roman" w:hAnsi="Times New Roman" w:cs="Times New Roman"/>
          <w:b/>
          <w:bCs/>
        </w:rPr>
        <w:t>External System / RPA / CSV</w:t>
      </w:r>
    </w:p>
    <w:p w14:paraId="2A715FBA" w14:textId="79C9A43C" w:rsidR="007056D8" w:rsidRPr="00AC2D85" w:rsidRDefault="007056D8" w:rsidP="00AC2D85">
      <w:pPr>
        <w:rPr>
          <w:rFonts w:ascii="Times New Roman" w:hAnsi="Times New Roman" w:cs="Times New Roman"/>
          <w:b/>
          <w:bCs/>
        </w:rPr>
      </w:pPr>
      <w:r w:rsidRPr="00AC2D85">
        <w:rPr>
          <w:rFonts w:ascii="Times New Roman" w:hAnsi="Times New Roman" w:cs="Times New Roman"/>
          <w:b/>
          <w:bCs/>
        </w:rPr>
        <w:t>|</w:t>
      </w:r>
    </w:p>
    <w:p w14:paraId="5A721E23" w14:textId="2E4BEE20" w:rsidR="007056D8" w:rsidRPr="00AC2D85" w:rsidRDefault="007056D8" w:rsidP="00AC2D85">
      <w:pPr>
        <w:rPr>
          <w:rFonts w:ascii="Times New Roman" w:hAnsi="Times New Roman" w:cs="Times New Roman"/>
          <w:b/>
          <w:bCs/>
        </w:rPr>
      </w:pPr>
      <w:r w:rsidRPr="00AC2D85">
        <w:rPr>
          <w:rFonts w:ascii="Times New Roman" w:hAnsi="Times New Roman" w:cs="Times New Roman"/>
          <w:b/>
          <w:bCs/>
        </w:rPr>
        <w:t>v</w:t>
      </w:r>
    </w:p>
    <w:p w14:paraId="56CEEE33" w14:textId="77777777" w:rsidR="007056D8" w:rsidRPr="00AC2D85" w:rsidRDefault="007056D8" w:rsidP="00AC2D85">
      <w:pPr>
        <w:rPr>
          <w:rFonts w:ascii="Times New Roman" w:hAnsi="Times New Roman" w:cs="Times New Roman"/>
          <w:b/>
          <w:bCs/>
        </w:rPr>
      </w:pPr>
      <w:r w:rsidRPr="00AC2D85">
        <w:rPr>
          <w:rFonts w:ascii="Times New Roman" w:hAnsi="Times New Roman" w:cs="Times New Roman"/>
          <w:b/>
          <w:bCs/>
        </w:rPr>
        <w:t>Scripted REST API</w:t>
      </w:r>
    </w:p>
    <w:p w14:paraId="4857647D" w14:textId="365A2F69" w:rsidR="007056D8" w:rsidRPr="00AC2D85" w:rsidRDefault="007056D8" w:rsidP="00AC2D85">
      <w:pPr>
        <w:rPr>
          <w:rFonts w:ascii="Times New Roman" w:hAnsi="Times New Roman" w:cs="Times New Roman"/>
          <w:b/>
          <w:bCs/>
        </w:rPr>
      </w:pPr>
      <w:r w:rsidRPr="00AC2D85">
        <w:rPr>
          <w:rFonts w:ascii="Times New Roman" w:hAnsi="Times New Roman" w:cs="Times New Roman"/>
          <w:b/>
          <w:bCs/>
        </w:rPr>
        <w:t>|</w:t>
      </w:r>
    </w:p>
    <w:p w14:paraId="5BB6DFBB" w14:textId="6508C029" w:rsidR="007056D8" w:rsidRPr="00AC2D85" w:rsidRDefault="007056D8" w:rsidP="00AC2D85">
      <w:pPr>
        <w:rPr>
          <w:rFonts w:ascii="Times New Roman" w:hAnsi="Times New Roman" w:cs="Times New Roman"/>
          <w:b/>
          <w:bCs/>
        </w:rPr>
      </w:pPr>
      <w:r w:rsidRPr="00AC2D85">
        <w:rPr>
          <w:rFonts w:ascii="Times New Roman" w:hAnsi="Times New Roman" w:cs="Times New Roman"/>
          <w:b/>
          <w:bCs/>
        </w:rPr>
        <w:t>v</w:t>
      </w:r>
    </w:p>
    <w:p w14:paraId="46E58E61" w14:textId="77777777" w:rsidR="007056D8" w:rsidRPr="00AC2D85" w:rsidRDefault="007056D8" w:rsidP="00AC2D85">
      <w:pPr>
        <w:rPr>
          <w:rFonts w:ascii="Times New Roman" w:hAnsi="Times New Roman" w:cs="Times New Roman"/>
          <w:b/>
          <w:bCs/>
        </w:rPr>
      </w:pPr>
      <w:proofErr w:type="spellStart"/>
      <w:r w:rsidRPr="00AC2D85">
        <w:rPr>
          <w:rFonts w:ascii="Times New Roman" w:hAnsi="Times New Roman" w:cs="Times New Roman"/>
          <w:b/>
          <w:bCs/>
        </w:rPr>
        <w:t>CIUpsertHelper</w:t>
      </w:r>
      <w:proofErr w:type="spellEnd"/>
    </w:p>
    <w:p w14:paraId="74776802" w14:textId="59D602AF" w:rsidR="007056D8" w:rsidRPr="00AC2D85" w:rsidRDefault="007056D8" w:rsidP="00AC2D85">
      <w:pPr>
        <w:rPr>
          <w:rFonts w:ascii="Times New Roman" w:hAnsi="Times New Roman" w:cs="Times New Roman"/>
          <w:b/>
          <w:bCs/>
        </w:rPr>
      </w:pPr>
      <w:r w:rsidRPr="00AC2D85">
        <w:rPr>
          <w:rFonts w:ascii="Times New Roman" w:hAnsi="Times New Roman" w:cs="Times New Roman"/>
          <w:b/>
          <w:bCs/>
        </w:rPr>
        <w:t>|</w:t>
      </w:r>
    </w:p>
    <w:p w14:paraId="23DE001A" w14:textId="2B427F6D" w:rsidR="007056D8" w:rsidRPr="00AC2D85" w:rsidRDefault="007056D8" w:rsidP="00AC2D85">
      <w:pPr>
        <w:rPr>
          <w:rFonts w:ascii="Times New Roman" w:hAnsi="Times New Roman" w:cs="Times New Roman"/>
          <w:b/>
          <w:bCs/>
        </w:rPr>
      </w:pPr>
      <w:r w:rsidRPr="00AC2D85">
        <w:rPr>
          <w:rFonts w:ascii="Times New Roman" w:hAnsi="Times New Roman" w:cs="Times New Roman"/>
          <w:b/>
          <w:bCs/>
        </w:rPr>
        <w:t>v</w:t>
      </w:r>
    </w:p>
    <w:p w14:paraId="196A14F9" w14:textId="77777777" w:rsidR="007056D8" w:rsidRPr="00AC2D85" w:rsidRDefault="007056D8" w:rsidP="00AC2D85">
      <w:pPr>
        <w:rPr>
          <w:rFonts w:ascii="Times New Roman" w:hAnsi="Times New Roman" w:cs="Times New Roman"/>
          <w:b/>
          <w:bCs/>
        </w:rPr>
      </w:pPr>
      <w:r w:rsidRPr="00AC2D85">
        <w:rPr>
          <w:rFonts w:ascii="Times New Roman" w:hAnsi="Times New Roman" w:cs="Times New Roman"/>
          <w:b/>
          <w:bCs/>
        </w:rPr>
        <w:t>CMDB (Create / Update)</w:t>
      </w:r>
    </w:p>
    <w:p w14:paraId="77C49401" w14:textId="4033A48D" w:rsidR="007056D8" w:rsidRPr="00AC2D85" w:rsidRDefault="007056D8" w:rsidP="00AC2D85">
      <w:pPr>
        <w:rPr>
          <w:rFonts w:ascii="Times New Roman" w:hAnsi="Times New Roman" w:cs="Times New Roman"/>
          <w:b/>
          <w:bCs/>
        </w:rPr>
      </w:pPr>
      <w:r w:rsidRPr="00AC2D85">
        <w:rPr>
          <w:rFonts w:ascii="Times New Roman" w:hAnsi="Times New Roman" w:cs="Times New Roman"/>
          <w:b/>
          <w:bCs/>
        </w:rPr>
        <w:t>|</w:t>
      </w:r>
    </w:p>
    <w:p w14:paraId="4B6EE5C5" w14:textId="2B49D684" w:rsidR="007056D8" w:rsidRPr="00AC2D85" w:rsidRDefault="007056D8" w:rsidP="00AC2D85">
      <w:pPr>
        <w:rPr>
          <w:rFonts w:ascii="Times New Roman" w:hAnsi="Times New Roman" w:cs="Times New Roman"/>
          <w:b/>
          <w:bCs/>
        </w:rPr>
      </w:pPr>
      <w:r w:rsidRPr="00AC2D85">
        <w:rPr>
          <w:rFonts w:ascii="Times New Roman" w:hAnsi="Times New Roman" w:cs="Times New Roman"/>
          <w:b/>
          <w:bCs/>
        </w:rPr>
        <w:t>+--&gt; Flow Designer / Transform Map</w:t>
      </w:r>
    </w:p>
    <w:p w14:paraId="787196B2" w14:textId="4E314FA2" w:rsidR="007056D8" w:rsidRPr="00AC2D85" w:rsidRDefault="007056D8" w:rsidP="00AC2D85">
      <w:pPr>
        <w:ind w:left="810"/>
        <w:rPr>
          <w:rFonts w:ascii="Times New Roman" w:hAnsi="Times New Roman" w:cs="Times New Roman"/>
          <w:b/>
          <w:bCs/>
        </w:rPr>
      </w:pPr>
      <w:r w:rsidRPr="00AC2D85">
        <w:rPr>
          <w:rFonts w:ascii="Times New Roman" w:hAnsi="Times New Roman" w:cs="Times New Roman"/>
          <w:b/>
          <w:bCs/>
        </w:rPr>
        <w:t>|</w:t>
      </w:r>
    </w:p>
    <w:p w14:paraId="38AF2C97" w14:textId="1143F15C" w:rsidR="007056D8" w:rsidRPr="00AC2D85" w:rsidRDefault="007056D8" w:rsidP="00AC2D85">
      <w:pPr>
        <w:pBdr>
          <w:bottom w:val="single" w:sz="12" w:space="1" w:color="auto"/>
        </w:pBdr>
        <w:ind w:left="810"/>
        <w:rPr>
          <w:rFonts w:ascii="Times New Roman" w:hAnsi="Times New Roman" w:cs="Times New Roman"/>
          <w:b/>
          <w:bCs/>
        </w:rPr>
      </w:pPr>
      <w:r w:rsidRPr="00AC2D85">
        <w:rPr>
          <w:rFonts w:ascii="Times New Roman" w:hAnsi="Times New Roman" w:cs="Times New Roman"/>
          <w:b/>
          <w:bCs/>
        </w:rPr>
        <w:t>+--&gt; Integration Error Table (on failure)</w:t>
      </w:r>
    </w:p>
    <w:p w14:paraId="2E85ADC4" w14:textId="0474204E" w:rsidR="007056D8" w:rsidRPr="007056D8" w:rsidRDefault="007056D8" w:rsidP="00AC2D85">
      <w:pPr>
        <w:pStyle w:val="ListParagraph"/>
        <w:ind w:left="360"/>
        <w:rPr>
          <w:rFonts w:ascii="Times New Roman" w:hAnsi="Times New Roman" w:cs="Times New Roman"/>
          <w:b/>
          <w:bCs/>
        </w:rPr>
      </w:pPr>
      <w:r w:rsidRPr="007056D8">
        <w:rPr>
          <w:rFonts w:ascii="Times New Roman" w:hAnsi="Times New Roman" w:cs="Times New Roman"/>
          <w:b/>
          <w:bCs/>
        </w:rPr>
        <w:t>Prerequisites</w:t>
      </w:r>
    </w:p>
    <w:p w14:paraId="59680381" w14:textId="77777777"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CMDB plugin enabled</w:t>
      </w:r>
    </w:p>
    <w:p w14:paraId="065B5AC3" w14:textId="77777777" w:rsidR="007056D8" w:rsidRPr="007056D8" w:rsidRDefault="007056D8" w:rsidP="00782A59">
      <w:pPr>
        <w:pStyle w:val="ListParagraph"/>
        <w:numPr>
          <w:ilvl w:val="1"/>
          <w:numId w:val="1"/>
        </w:numPr>
        <w:rPr>
          <w:rFonts w:ascii="Times New Roman" w:hAnsi="Times New Roman" w:cs="Times New Roman"/>
        </w:rPr>
      </w:pPr>
      <w:proofErr w:type="spellStart"/>
      <w:r w:rsidRPr="007056D8">
        <w:rPr>
          <w:rFonts w:ascii="Times New Roman" w:hAnsi="Times New Roman" w:cs="Times New Roman"/>
        </w:rPr>
        <w:t>IntegrationHub</w:t>
      </w:r>
      <w:proofErr w:type="spellEnd"/>
      <w:r w:rsidRPr="007056D8">
        <w:rPr>
          <w:rFonts w:ascii="Times New Roman" w:hAnsi="Times New Roman" w:cs="Times New Roman"/>
        </w:rPr>
        <w:t xml:space="preserve"> (optional for REST triggers in Flow Designer)</w:t>
      </w:r>
    </w:p>
    <w:p w14:paraId="79B597B8" w14:textId="77777777"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 xml:space="preserve">Custom fields on </w:t>
      </w:r>
      <w:proofErr w:type="spellStart"/>
      <w:r w:rsidRPr="007056D8">
        <w:rPr>
          <w:rFonts w:ascii="Times New Roman" w:hAnsi="Times New Roman" w:cs="Times New Roman"/>
        </w:rPr>
        <w:t>cmdb_ci_computer</w:t>
      </w:r>
      <w:proofErr w:type="spellEnd"/>
      <w:r w:rsidRPr="007056D8">
        <w:rPr>
          <w:rFonts w:ascii="Times New Roman" w:hAnsi="Times New Roman" w:cs="Times New Roman"/>
        </w:rPr>
        <w:t xml:space="preserve"> or </w:t>
      </w:r>
      <w:proofErr w:type="spellStart"/>
      <w:r w:rsidRPr="007056D8">
        <w:rPr>
          <w:rFonts w:ascii="Times New Roman" w:hAnsi="Times New Roman" w:cs="Times New Roman"/>
        </w:rPr>
        <w:t>cmdb_ci_server</w:t>
      </w:r>
      <w:proofErr w:type="spellEnd"/>
    </w:p>
    <w:p w14:paraId="468A667A" w14:textId="77777777" w:rsidR="007056D8" w:rsidRPr="007056D8" w:rsidRDefault="007056D8" w:rsidP="00782A59">
      <w:pPr>
        <w:pStyle w:val="ListParagraph"/>
        <w:numPr>
          <w:ilvl w:val="1"/>
          <w:numId w:val="1"/>
        </w:numPr>
        <w:rPr>
          <w:rFonts w:ascii="Times New Roman" w:hAnsi="Times New Roman" w:cs="Times New Roman"/>
        </w:rPr>
      </w:pPr>
      <w:proofErr w:type="spellStart"/>
      <w:r w:rsidRPr="007056D8">
        <w:rPr>
          <w:rFonts w:ascii="Times New Roman" w:hAnsi="Times New Roman" w:cs="Times New Roman"/>
        </w:rPr>
        <w:t>u_integration_errors</w:t>
      </w:r>
      <w:proofErr w:type="spellEnd"/>
      <w:r w:rsidRPr="007056D8">
        <w:rPr>
          <w:rFonts w:ascii="Times New Roman" w:hAnsi="Times New Roman" w:cs="Times New Roman"/>
        </w:rPr>
        <w:t xml:space="preserve"> table for logging failures</w:t>
      </w:r>
    </w:p>
    <w:p w14:paraId="468A413E" w14:textId="77777777"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Dedicated integration user with limited CMDB access</w:t>
      </w:r>
    </w:p>
    <w:p w14:paraId="40F5C915" w14:textId="77777777" w:rsidR="007056D8" w:rsidRPr="007056D8" w:rsidRDefault="007056D8" w:rsidP="00782A59">
      <w:pPr>
        <w:pStyle w:val="ListParagraph"/>
        <w:numPr>
          <w:ilvl w:val="1"/>
          <w:numId w:val="1"/>
        </w:numPr>
        <w:pBdr>
          <w:bottom w:val="single" w:sz="12" w:space="1" w:color="auto"/>
        </w:pBdr>
        <w:rPr>
          <w:rFonts w:ascii="Times New Roman" w:hAnsi="Times New Roman" w:cs="Times New Roman"/>
        </w:rPr>
      </w:pPr>
      <w:r w:rsidRPr="007056D8">
        <w:rPr>
          <w:rFonts w:ascii="Times New Roman" w:hAnsi="Times New Roman" w:cs="Times New Roman"/>
        </w:rPr>
        <w:t>OAuth 2.0 Client Credentials or Mutual TLS authentication</w:t>
      </w:r>
    </w:p>
    <w:p w14:paraId="3A42A2A2" w14:textId="0C2D39BE" w:rsidR="007056D8" w:rsidRPr="00AC2D85" w:rsidRDefault="007056D8" w:rsidP="00AC2D85">
      <w:pPr>
        <w:rPr>
          <w:rFonts w:ascii="Times New Roman" w:hAnsi="Times New Roman" w:cs="Times New Roman"/>
          <w:b/>
          <w:bCs/>
        </w:rPr>
      </w:pPr>
      <w:r w:rsidRPr="00AC2D85">
        <w:rPr>
          <w:rFonts w:ascii="Times New Roman" w:hAnsi="Times New Roman" w:cs="Times New Roman"/>
          <w:b/>
          <w:bCs/>
        </w:rPr>
        <w:t xml:space="preserve">Flow Designer </w:t>
      </w:r>
      <w:proofErr w:type="spellStart"/>
      <w:r w:rsidRPr="00AC2D85">
        <w:rPr>
          <w:rFonts w:ascii="Times New Roman" w:hAnsi="Times New Roman" w:cs="Times New Roman"/>
          <w:b/>
          <w:bCs/>
        </w:rPr>
        <w:t>Subflow</w:t>
      </w:r>
      <w:proofErr w:type="spellEnd"/>
    </w:p>
    <w:p w14:paraId="2965EF4E" w14:textId="77777777" w:rsidR="007056D8" w:rsidRPr="007056D8" w:rsidRDefault="007056D8" w:rsidP="00782A59">
      <w:pPr>
        <w:pStyle w:val="ListParagraph"/>
        <w:numPr>
          <w:ilvl w:val="0"/>
          <w:numId w:val="1"/>
        </w:numPr>
        <w:rPr>
          <w:rFonts w:ascii="Times New Roman" w:hAnsi="Times New Roman" w:cs="Times New Roman"/>
          <w:b/>
          <w:bCs/>
        </w:rPr>
      </w:pPr>
      <w:proofErr w:type="spellStart"/>
      <w:r w:rsidRPr="007056D8">
        <w:rPr>
          <w:rFonts w:ascii="Times New Roman" w:hAnsi="Times New Roman" w:cs="Times New Roman"/>
          <w:b/>
          <w:bCs/>
        </w:rPr>
        <w:t>Subflow</w:t>
      </w:r>
      <w:proofErr w:type="spellEnd"/>
      <w:r w:rsidRPr="007056D8">
        <w:rPr>
          <w:rFonts w:ascii="Times New Roman" w:hAnsi="Times New Roman" w:cs="Times New Roman"/>
          <w:b/>
          <w:bCs/>
        </w:rPr>
        <w:t xml:space="preserve"> Name: CI Onboard </w:t>
      </w:r>
      <w:proofErr w:type="spellStart"/>
      <w:r w:rsidRPr="007056D8">
        <w:rPr>
          <w:rFonts w:ascii="Times New Roman" w:hAnsi="Times New Roman" w:cs="Times New Roman"/>
          <w:b/>
          <w:bCs/>
        </w:rPr>
        <w:t>Subflow</w:t>
      </w:r>
      <w:proofErr w:type="spellEnd"/>
    </w:p>
    <w:p w14:paraId="469A3DA1"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Steps:</w:t>
      </w:r>
    </w:p>
    <w:p w14:paraId="263B2F78"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Trigger via REST call or staging table insert</w:t>
      </w:r>
    </w:p>
    <w:p w14:paraId="4798CA3D"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lastRenderedPageBreak/>
        <w:t xml:space="preserve">Lookup existing CI using </w:t>
      </w:r>
      <w:proofErr w:type="spellStart"/>
      <w:r w:rsidRPr="007056D8">
        <w:rPr>
          <w:rFonts w:ascii="Times New Roman" w:hAnsi="Times New Roman" w:cs="Times New Roman"/>
        </w:rPr>
        <w:t>serial_number</w:t>
      </w:r>
      <w:proofErr w:type="spellEnd"/>
      <w:r w:rsidRPr="007056D8">
        <w:rPr>
          <w:rFonts w:ascii="Times New Roman" w:hAnsi="Times New Roman" w:cs="Times New Roman"/>
        </w:rPr>
        <w:t xml:space="preserve">, </w:t>
      </w:r>
      <w:proofErr w:type="spellStart"/>
      <w:r w:rsidRPr="007056D8">
        <w:rPr>
          <w:rFonts w:ascii="Times New Roman" w:hAnsi="Times New Roman" w:cs="Times New Roman"/>
        </w:rPr>
        <w:t>u_asset_tag</w:t>
      </w:r>
      <w:proofErr w:type="spellEnd"/>
      <w:r w:rsidRPr="007056D8">
        <w:rPr>
          <w:rFonts w:ascii="Times New Roman" w:hAnsi="Times New Roman" w:cs="Times New Roman"/>
        </w:rPr>
        <w:t xml:space="preserve">, or </w:t>
      </w:r>
      <w:proofErr w:type="spellStart"/>
      <w:r w:rsidRPr="007056D8">
        <w:rPr>
          <w:rFonts w:ascii="Times New Roman" w:hAnsi="Times New Roman" w:cs="Times New Roman"/>
        </w:rPr>
        <w:t>fqdn</w:t>
      </w:r>
      <w:proofErr w:type="spellEnd"/>
    </w:p>
    <w:p w14:paraId="4B93501D"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Decision logic to update or create CI</w:t>
      </w:r>
    </w:p>
    <w:p w14:paraId="6D754D16"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Validation and error handling for missing identifiers</w:t>
      </w:r>
    </w:p>
    <w:p w14:paraId="4D3FE989"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Set governance fields (</w:t>
      </w:r>
      <w:proofErr w:type="spellStart"/>
      <w:r w:rsidRPr="007056D8">
        <w:rPr>
          <w:rFonts w:ascii="Times New Roman" w:hAnsi="Times New Roman" w:cs="Times New Roman"/>
        </w:rPr>
        <w:t>u_source_system</w:t>
      </w:r>
      <w:proofErr w:type="spellEnd"/>
      <w:r w:rsidRPr="007056D8">
        <w:rPr>
          <w:rFonts w:ascii="Times New Roman" w:hAnsi="Times New Roman" w:cs="Times New Roman"/>
        </w:rPr>
        <w:t xml:space="preserve">, </w:t>
      </w:r>
      <w:proofErr w:type="spellStart"/>
      <w:r w:rsidRPr="007056D8">
        <w:rPr>
          <w:rFonts w:ascii="Times New Roman" w:hAnsi="Times New Roman" w:cs="Times New Roman"/>
        </w:rPr>
        <w:t>u_source_id</w:t>
      </w:r>
      <w:proofErr w:type="spellEnd"/>
      <w:r w:rsidRPr="007056D8">
        <w:rPr>
          <w:rFonts w:ascii="Times New Roman" w:hAnsi="Times New Roman" w:cs="Times New Roman"/>
        </w:rPr>
        <w:t xml:space="preserve">, </w:t>
      </w:r>
      <w:proofErr w:type="spellStart"/>
      <w:r w:rsidRPr="007056D8">
        <w:rPr>
          <w:rFonts w:ascii="Times New Roman" w:hAnsi="Times New Roman" w:cs="Times New Roman"/>
        </w:rPr>
        <w:t>u_last_sync</w:t>
      </w:r>
      <w:proofErr w:type="spellEnd"/>
      <w:r w:rsidRPr="007056D8">
        <w:rPr>
          <w:rFonts w:ascii="Times New Roman" w:hAnsi="Times New Roman" w:cs="Times New Roman"/>
        </w:rPr>
        <w:t>)</w:t>
      </w:r>
    </w:p>
    <w:p w14:paraId="4242A99B"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Scripted REST + Script Include used for high-volume / complex logic</w:t>
      </w:r>
    </w:p>
    <w:p w14:paraId="4C553BF9" w14:textId="20ADAFEC"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 xml:space="preserve">Flow Designer </w:t>
      </w:r>
      <w:proofErr w:type="spellStart"/>
      <w:r w:rsidRPr="007056D8">
        <w:rPr>
          <w:rFonts w:ascii="Times New Roman" w:hAnsi="Times New Roman" w:cs="Times New Roman"/>
        </w:rPr>
        <w:t>Subflow</w:t>
      </w:r>
      <w:proofErr w:type="spellEnd"/>
      <w:r w:rsidRPr="007056D8">
        <w:rPr>
          <w:rFonts w:ascii="Times New Roman" w:hAnsi="Times New Roman" w:cs="Times New Roman"/>
        </w:rPr>
        <w:t xml:space="preserve"> used for:</w:t>
      </w:r>
    </w:p>
    <w:p w14:paraId="7CEA91CD"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Low-volume integrations</w:t>
      </w:r>
    </w:p>
    <w:p w14:paraId="4DE85737"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Rapid onboarding of new source systems</w:t>
      </w:r>
    </w:p>
    <w:p w14:paraId="6566A8A1"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Operational visibility and approvals</w:t>
      </w:r>
    </w:p>
    <w:p w14:paraId="6CF9D679" w14:textId="77777777" w:rsidR="00AC2D85"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11.</w:t>
      </w:r>
    </w:p>
    <w:p w14:paraId="056E4FFF" w14:textId="2872350A" w:rsidR="007056D8" w:rsidRPr="00AC2D85" w:rsidRDefault="007056D8" w:rsidP="00AC2D85">
      <w:pPr>
        <w:rPr>
          <w:rFonts w:ascii="Times New Roman" w:hAnsi="Times New Roman" w:cs="Times New Roman"/>
        </w:rPr>
      </w:pPr>
      <w:r w:rsidRPr="00AC2D85">
        <w:rPr>
          <w:rFonts w:ascii="Times New Roman" w:hAnsi="Times New Roman" w:cs="Times New Roman"/>
        </w:rPr>
        <w:t>_______________________________________</w:t>
      </w:r>
      <w:r w:rsidR="00AC2D85" w:rsidRPr="00AC2D85">
        <w:rPr>
          <w:rFonts w:ascii="Times New Roman" w:hAnsi="Times New Roman" w:cs="Times New Roman"/>
        </w:rPr>
        <w:t>______________________________________</w:t>
      </w:r>
    </w:p>
    <w:p w14:paraId="2B6F6720" w14:textId="77777777" w:rsidR="00AC2D85" w:rsidRPr="00AC2D85" w:rsidRDefault="007056D8" w:rsidP="00AC2D85">
      <w:pPr>
        <w:rPr>
          <w:rFonts w:ascii="Times New Roman" w:hAnsi="Times New Roman" w:cs="Times New Roman"/>
        </w:rPr>
      </w:pPr>
      <w:r w:rsidRPr="00AC2D85">
        <w:rPr>
          <w:rFonts w:ascii="Times New Roman" w:hAnsi="Times New Roman" w:cs="Times New Roman"/>
          <w:b/>
          <w:bCs/>
        </w:rPr>
        <w:t>Integration Error</w:t>
      </w:r>
      <w:r w:rsidRPr="00AC2D85">
        <w:rPr>
          <w:rFonts w:ascii="Times New Roman" w:hAnsi="Times New Roman" w:cs="Times New Roman"/>
        </w:rPr>
        <w:t xml:space="preserve"> </w:t>
      </w:r>
    </w:p>
    <w:p w14:paraId="22163458" w14:textId="40698711"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 xml:space="preserve">Table: </w:t>
      </w:r>
      <w:proofErr w:type="spellStart"/>
      <w:r w:rsidRPr="007056D8">
        <w:rPr>
          <w:rFonts w:ascii="Times New Roman" w:hAnsi="Times New Roman" w:cs="Times New Roman"/>
        </w:rPr>
        <w:t>u_integration_errors</w:t>
      </w:r>
      <w:proofErr w:type="spellEnd"/>
    </w:p>
    <w:p w14:paraId="31A2830B" w14:textId="217AD9DF"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Field</w:t>
      </w:r>
      <w:r w:rsidR="00FF4FED">
        <w:rPr>
          <w:rFonts w:ascii="Times New Roman" w:hAnsi="Times New Roman" w:cs="Times New Roman"/>
        </w:rPr>
        <w:t xml:space="preserve"> </w:t>
      </w:r>
      <w:r w:rsidR="00EE6678">
        <w:rPr>
          <w:rFonts w:ascii="Times New Roman" w:hAnsi="Times New Roman" w:cs="Times New Roman"/>
        </w:rPr>
        <w:t>-</w:t>
      </w:r>
      <w:r w:rsidRPr="007056D8">
        <w:rPr>
          <w:rFonts w:ascii="Times New Roman" w:hAnsi="Times New Roman" w:cs="Times New Roman"/>
        </w:rPr>
        <w:t>Type</w:t>
      </w:r>
      <w:r w:rsidR="00EE6678">
        <w:rPr>
          <w:rFonts w:ascii="Times New Roman" w:hAnsi="Times New Roman" w:cs="Times New Roman"/>
        </w:rPr>
        <w:t xml:space="preserve"> -</w:t>
      </w:r>
      <w:r w:rsidRPr="007056D8">
        <w:rPr>
          <w:rFonts w:ascii="Times New Roman" w:hAnsi="Times New Roman" w:cs="Times New Roman"/>
        </w:rPr>
        <w:t>Description</w:t>
      </w:r>
    </w:p>
    <w:p w14:paraId="428A060D" w14:textId="68855E0D" w:rsidR="007056D8" w:rsidRPr="007056D8" w:rsidRDefault="007056D8" w:rsidP="00782A59">
      <w:pPr>
        <w:pStyle w:val="ListParagraph"/>
        <w:numPr>
          <w:ilvl w:val="0"/>
          <w:numId w:val="1"/>
        </w:numPr>
        <w:rPr>
          <w:rFonts w:ascii="Times New Roman" w:hAnsi="Times New Roman" w:cs="Times New Roman"/>
        </w:rPr>
      </w:pPr>
      <w:proofErr w:type="spellStart"/>
      <w:r w:rsidRPr="007056D8">
        <w:rPr>
          <w:rFonts w:ascii="Times New Roman" w:hAnsi="Times New Roman" w:cs="Times New Roman"/>
        </w:rPr>
        <w:t>u_payload</w:t>
      </w:r>
      <w:proofErr w:type="spellEnd"/>
      <w:r w:rsidR="00DF5C78">
        <w:rPr>
          <w:rFonts w:ascii="Times New Roman" w:hAnsi="Times New Roman" w:cs="Times New Roman"/>
        </w:rPr>
        <w:t xml:space="preserve"> - </w:t>
      </w:r>
      <w:r w:rsidRPr="007056D8">
        <w:rPr>
          <w:rFonts w:ascii="Times New Roman" w:hAnsi="Times New Roman" w:cs="Times New Roman"/>
        </w:rPr>
        <w:t>Long Text</w:t>
      </w:r>
      <w:r w:rsidR="00DF5C78">
        <w:rPr>
          <w:rFonts w:ascii="Times New Roman" w:hAnsi="Times New Roman" w:cs="Times New Roman"/>
        </w:rPr>
        <w:t xml:space="preserve"> - </w:t>
      </w:r>
      <w:r w:rsidRPr="007056D8">
        <w:rPr>
          <w:rFonts w:ascii="Times New Roman" w:hAnsi="Times New Roman" w:cs="Times New Roman"/>
        </w:rPr>
        <w:t>Original payload JSON</w:t>
      </w:r>
    </w:p>
    <w:p w14:paraId="4416FE62" w14:textId="79BC18C3" w:rsidR="007056D8" w:rsidRPr="007056D8" w:rsidRDefault="007056D8" w:rsidP="00782A59">
      <w:pPr>
        <w:pStyle w:val="ListParagraph"/>
        <w:numPr>
          <w:ilvl w:val="0"/>
          <w:numId w:val="1"/>
        </w:numPr>
        <w:rPr>
          <w:rFonts w:ascii="Times New Roman" w:hAnsi="Times New Roman" w:cs="Times New Roman"/>
        </w:rPr>
      </w:pPr>
      <w:proofErr w:type="spellStart"/>
      <w:r w:rsidRPr="007056D8">
        <w:rPr>
          <w:rFonts w:ascii="Times New Roman" w:hAnsi="Times New Roman" w:cs="Times New Roman"/>
        </w:rPr>
        <w:t>u_error</w:t>
      </w:r>
      <w:proofErr w:type="spellEnd"/>
      <w:r w:rsidR="00DF5C78">
        <w:rPr>
          <w:rFonts w:ascii="Times New Roman" w:hAnsi="Times New Roman" w:cs="Times New Roman"/>
        </w:rPr>
        <w:t xml:space="preserve"> - </w:t>
      </w:r>
      <w:r w:rsidRPr="007056D8">
        <w:rPr>
          <w:rFonts w:ascii="Times New Roman" w:hAnsi="Times New Roman" w:cs="Times New Roman"/>
        </w:rPr>
        <w:t>String</w:t>
      </w:r>
      <w:r w:rsidR="00DF5C78">
        <w:rPr>
          <w:rFonts w:ascii="Times New Roman" w:hAnsi="Times New Roman" w:cs="Times New Roman"/>
        </w:rPr>
        <w:t xml:space="preserve"> - </w:t>
      </w:r>
      <w:r w:rsidRPr="007056D8">
        <w:rPr>
          <w:rFonts w:ascii="Times New Roman" w:hAnsi="Times New Roman" w:cs="Times New Roman"/>
        </w:rPr>
        <w:t>Error message</w:t>
      </w:r>
    </w:p>
    <w:p w14:paraId="4129D164" w14:textId="49D1F876" w:rsidR="007056D8" w:rsidRPr="007056D8" w:rsidRDefault="007056D8" w:rsidP="00782A59">
      <w:pPr>
        <w:pStyle w:val="ListParagraph"/>
        <w:numPr>
          <w:ilvl w:val="0"/>
          <w:numId w:val="1"/>
        </w:numPr>
        <w:rPr>
          <w:rFonts w:ascii="Times New Roman" w:hAnsi="Times New Roman" w:cs="Times New Roman"/>
        </w:rPr>
      </w:pPr>
      <w:proofErr w:type="spellStart"/>
      <w:r w:rsidRPr="007056D8">
        <w:rPr>
          <w:rFonts w:ascii="Times New Roman" w:hAnsi="Times New Roman" w:cs="Times New Roman"/>
        </w:rPr>
        <w:t>u_target_table</w:t>
      </w:r>
      <w:proofErr w:type="spellEnd"/>
      <w:r w:rsidR="00DF5C78">
        <w:rPr>
          <w:rFonts w:ascii="Times New Roman" w:hAnsi="Times New Roman" w:cs="Times New Roman"/>
        </w:rPr>
        <w:t xml:space="preserve"> – </w:t>
      </w:r>
      <w:r w:rsidRPr="007056D8">
        <w:rPr>
          <w:rFonts w:ascii="Times New Roman" w:hAnsi="Times New Roman" w:cs="Times New Roman"/>
        </w:rPr>
        <w:t>String</w:t>
      </w:r>
      <w:r w:rsidR="00DF5C78">
        <w:rPr>
          <w:rFonts w:ascii="Times New Roman" w:hAnsi="Times New Roman" w:cs="Times New Roman"/>
        </w:rPr>
        <w:t xml:space="preserve"> - </w:t>
      </w:r>
      <w:r w:rsidRPr="007056D8">
        <w:rPr>
          <w:rFonts w:ascii="Times New Roman" w:hAnsi="Times New Roman" w:cs="Times New Roman"/>
        </w:rPr>
        <w:t>Target CI table</w:t>
      </w:r>
    </w:p>
    <w:p w14:paraId="7C52B05B" w14:textId="112B589E" w:rsidR="007056D8" w:rsidRPr="007056D8" w:rsidRDefault="007056D8" w:rsidP="00782A59">
      <w:pPr>
        <w:pStyle w:val="ListParagraph"/>
        <w:numPr>
          <w:ilvl w:val="0"/>
          <w:numId w:val="1"/>
        </w:numPr>
        <w:rPr>
          <w:rFonts w:ascii="Times New Roman" w:hAnsi="Times New Roman" w:cs="Times New Roman"/>
        </w:rPr>
      </w:pPr>
      <w:proofErr w:type="spellStart"/>
      <w:r w:rsidRPr="007056D8">
        <w:rPr>
          <w:rFonts w:ascii="Times New Roman" w:hAnsi="Times New Roman" w:cs="Times New Roman"/>
        </w:rPr>
        <w:t>u_source_system</w:t>
      </w:r>
      <w:proofErr w:type="spellEnd"/>
      <w:r w:rsidR="00DF5C78">
        <w:rPr>
          <w:rFonts w:ascii="Times New Roman" w:hAnsi="Times New Roman" w:cs="Times New Roman"/>
        </w:rPr>
        <w:t xml:space="preserve"> - </w:t>
      </w:r>
      <w:r w:rsidRPr="007056D8">
        <w:rPr>
          <w:rFonts w:ascii="Times New Roman" w:hAnsi="Times New Roman" w:cs="Times New Roman"/>
        </w:rPr>
        <w:t>String</w:t>
      </w:r>
      <w:r w:rsidR="00DF5C78">
        <w:rPr>
          <w:rFonts w:ascii="Times New Roman" w:hAnsi="Times New Roman" w:cs="Times New Roman"/>
        </w:rPr>
        <w:t xml:space="preserve"> - </w:t>
      </w:r>
      <w:r w:rsidRPr="007056D8">
        <w:rPr>
          <w:rFonts w:ascii="Times New Roman" w:hAnsi="Times New Roman" w:cs="Times New Roman"/>
        </w:rPr>
        <w:t>Source system name</w:t>
      </w:r>
    </w:p>
    <w:p w14:paraId="0B449AC2" w14:textId="6C7CEFA2" w:rsidR="007056D8" w:rsidRPr="007056D8" w:rsidRDefault="007056D8" w:rsidP="00782A59">
      <w:pPr>
        <w:pStyle w:val="ListParagraph"/>
        <w:numPr>
          <w:ilvl w:val="0"/>
          <w:numId w:val="1"/>
        </w:numPr>
        <w:rPr>
          <w:rFonts w:ascii="Times New Roman" w:hAnsi="Times New Roman" w:cs="Times New Roman"/>
        </w:rPr>
      </w:pPr>
      <w:proofErr w:type="spellStart"/>
      <w:r w:rsidRPr="007056D8">
        <w:rPr>
          <w:rFonts w:ascii="Times New Roman" w:hAnsi="Times New Roman" w:cs="Times New Roman"/>
        </w:rPr>
        <w:t>u_source_id</w:t>
      </w:r>
      <w:proofErr w:type="spellEnd"/>
      <w:r w:rsidR="00DF5C78">
        <w:rPr>
          <w:rFonts w:ascii="Times New Roman" w:hAnsi="Times New Roman" w:cs="Times New Roman"/>
        </w:rPr>
        <w:t xml:space="preserve"> – </w:t>
      </w:r>
      <w:r w:rsidRPr="007056D8">
        <w:rPr>
          <w:rFonts w:ascii="Times New Roman" w:hAnsi="Times New Roman" w:cs="Times New Roman"/>
        </w:rPr>
        <w:t>String</w:t>
      </w:r>
      <w:r w:rsidR="00622B39">
        <w:rPr>
          <w:rFonts w:ascii="Times New Roman" w:hAnsi="Times New Roman" w:cs="Times New Roman"/>
        </w:rPr>
        <w:t xml:space="preserve"> </w:t>
      </w:r>
      <w:r w:rsidR="00DF5C78">
        <w:rPr>
          <w:rFonts w:ascii="Times New Roman" w:hAnsi="Times New Roman" w:cs="Times New Roman"/>
        </w:rPr>
        <w:t xml:space="preserve">- </w:t>
      </w:r>
      <w:r w:rsidRPr="007056D8">
        <w:rPr>
          <w:rFonts w:ascii="Times New Roman" w:hAnsi="Times New Roman" w:cs="Times New Roman"/>
        </w:rPr>
        <w:t>Unique source identifier</w:t>
      </w:r>
    </w:p>
    <w:p w14:paraId="61F1B627" w14:textId="5F4A4DDD" w:rsidR="007056D8" w:rsidRPr="007056D8" w:rsidRDefault="007056D8" w:rsidP="00782A59">
      <w:pPr>
        <w:pStyle w:val="ListParagraph"/>
        <w:numPr>
          <w:ilvl w:val="0"/>
          <w:numId w:val="1"/>
        </w:numPr>
        <w:rPr>
          <w:rFonts w:ascii="Times New Roman" w:hAnsi="Times New Roman" w:cs="Times New Roman"/>
        </w:rPr>
      </w:pPr>
      <w:proofErr w:type="spellStart"/>
      <w:r w:rsidRPr="007056D8">
        <w:rPr>
          <w:rFonts w:ascii="Times New Roman" w:hAnsi="Times New Roman" w:cs="Times New Roman"/>
        </w:rPr>
        <w:t>u_occurred</w:t>
      </w:r>
      <w:proofErr w:type="spellEnd"/>
      <w:r w:rsidRPr="007056D8">
        <w:rPr>
          <w:rFonts w:ascii="Times New Roman" w:hAnsi="Times New Roman" w:cs="Times New Roman"/>
        </w:rPr>
        <w:tab/>
      </w:r>
      <w:r w:rsidR="00622B39">
        <w:rPr>
          <w:rFonts w:ascii="Times New Roman" w:hAnsi="Times New Roman" w:cs="Times New Roman"/>
        </w:rPr>
        <w:t xml:space="preserve"> - </w:t>
      </w:r>
      <w:r w:rsidRPr="007056D8">
        <w:rPr>
          <w:rFonts w:ascii="Times New Roman" w:hAnsi="Times New Roman" w:cs="Times New Roman"/>
        </w:rPr>
        <w:t>Date</w:t>
      </w:r>
      <w:r w:rsidR="00622B39">
        <w:rPr>
          <w:rFonts w:ascii="Times New Roman" w:hAnsi="Times New Roman" w:cs="Times New Roman"/>
        </w:rPr>
        <w:t xml:space="preserve"> </w:t>
      </w:r>
      <w:r w:rsidRPr="007056D8">
        <w:rPr>
          <w:rFonts w:ascii="Times New Roman" w:hAnsi="Times New Roman" w:cs="Times New Roman"/>
        </w:rPr>
        <w:t>Time</w:t>
      </w:r>
      <w:r w:rsidR="00622B39">
        <w:rPr>
          <w:rFonts w:ascii="Times New Roman" w:hAnsi="Times New Roman" w:cs="Times New Roman"/>
        </w:rPr>
        <w:t xml:space="preserve"> - </w:t>
      </w:r>
      <w:r w:rsidRPr="007056D8">
        <w:rPr>
          <w:rFonts w:ascii="Times New Roman" w:hAnsi="Times New Roman" w:cs="Times New Roman"/>
        </w:rPr>
        <w:t>Timestamp</w:t>
      </w:r>
    </w:p>
    <w:p w14:paraId="10E5E06B" w14:textId="40077E7B" w:rsidR="007056D8" w:rsidRPr="007056D8" w:rsidRDefault="007056D8" w:rsidP="00782A59">
      <w:pPr>
        <w:pStyle w:val="ListParagraph"/>
        <w:numPr>
          <w:ilvl w:val="0"/>
          <w:numId w:val="1"/>
        </w:numPr>
        <w:rPr>
          <w:rFonts w:ascii="Times New Roman" w:hAnsi="Times New Roman" w:cs="Times New Roman"/>
        </w:rPr>
      </w:pPr>
      <w:proofErr w:type="spellStart"/>
      <w:r w:rsidRPr="007056D8">
        <w:rPr>
          <w:rFonts w:ascii="Times New Roman" w:hAnsi="Times New Roman" w:cs="Times New Roman"/>
        </w:rPr>
        <w:t>u_retry_count</w:t>
      </w:r>
      <w:proofErr w:type="spellEnd"/>
      <w:r w:rsidR="00622B39">
        <w:rPr>
          <w:rFonts w:ascii="Times New Roman" w:hAnsi="Times New Roman" w:cs="Times New Roman"/>
        </w:rPr>
        <w:t xml:space="preserve"> – </w:t>
      </w:r>
      <w:r w:rsidRPr="007056D8">
        <w:rPr>
          <w:rFonts w:ascii="Times New Roman" w:hAnsi="Times New Roman" w:cs="Times New Roman"/>
        </w:rPr>
        <w:t>Integer</w:t>
      </w:r>
      <w:r w:rsidR="00622B39">
        <w:rPr>
          <w:rFonts w:ascii="Times New Roman" w:hAnsi="Times New Roman" w:cs="Times New Roman"/>
        </w:rPr>
        <w:t xml:space="preserve"> - </w:t>
      </w:r>
      <w:r w:rsidRPr="007056D8">
        <w:rPr>
          <w:rFonts w:ascii="Times New Roman" w:hAnsi="Times New Roman" w:cs="Times New Roman"/>
        </w:rPr>
        <w:t>Retry attempts</w:t>
      </w:r>
    </w:p>
    <w:p w14:paraId="5DDF3213" w14:textId="6C1DF84D" w:rsidR="007056D8" w:rsidRPr="007056D8" w:rsidRDefault="007056D8" w:rsidP="00782A59">
      <w:pPr>
        <w:pStyle w:val="ListParagraph"/>
        <w:numPr>
          <w:ilvl w:val="0"/>
          <w:numId w:val="1"/>
        </w:numPr>
        <w:rPr>
          <w:rFonts w:ascii="Times New Roman" w:hAnsi="Times New Roman" w:cs="Times New Roman"/>
        </w:rPr>
      </w:pPr>
      <w:proofErr w:type="spellStart"/>
      <w:r w:rsidRPr="007056D8">
        <w:rPr>
          <w:rFonts w:ascii="Times New Roman" w:hAnsi="Times New Roman" w:cs="Times New Roman"/>
        </w:rPr>
        <w:t>u_status</w:t>
      </w:r>
      <w:proofErr w:type="spellEnd"/>
      <w:r w:rsidR="00782A59">
        <w:rPr>
          <w:rFonts w:ascii="Times New Roman" w:hAnsi="Times New Roman" w:cs="Times New Roman"/>
        </w:rPr>
        <w:t xml:space="preserve"> - </w:t>
      </w:r>
      <w:r w:rsidRPr="007056D8">
        <w:rPr>
          <w:rFonts w:ascii="Times New Roman" w:hAnsi="Times New Roman" w:cs="Times New Roman"/>
        </w:rPr>
        <w:t>Choice</w:t>
      </w:r>
      <w:r w:rsidRPr="007056D8">
        <w:rPr>
          <w:rFonts w:ascii="Times New Roman" w:hAnsi="Times New Roman" w:cs="Times New Roman"/>
        </w:rPr>
        <w:tab/>
        <w:t>New / Retrying / Resolved</w:t>
      </w:r>
    </w:p>
    <w:p w14:paraId="5690EE80" w14:textId="6FCE4BA5" w:rsidR="007056D8" w:rsidRPr="00AC2D85" w:rsidRDefault="007056D8" w:rsidP="00AC2D85">
      <w:pPr>
        <w:rPr>
          <w:rFonts w:ascii="Times New Roman" w:hAnsi="Times New Roman" w:cs="Times New Roman"/>
        </w:rPr>
      </w:pPr>
      <w:r w:rsidRPr="00AC2D85">
        <w:rPr>
          <w:rFonts w:ascii="Times New Roman" w:hAnsi="Times New Roman" w:cs="Times New Roman"/>
        </w:rPr>
        <w:t>________________________________________</w:t>
      </w:r>
      <w:r w:rsidR="00AC2D85" w:rsidRPr="00AC2D85">
        <w:rPr>
          <w:rFonts w:ascii="Times New Roman" w:hAnsi="Times New Roman" w:cs="Times New Roman"/>
        </w:rPr>
        <w:t>______________________________________</w:t>
      </w:r>
    </w:p>
    <w:p w14:paraId="05387FC9" w14:textId="77777777" w:rsidR="007056D8" w:rsidRPr="00AC2D85" w:rsidRDefault="007056D8" w:rsidP="00AC2D85">
      <w:pPr>
        <w:rPr>
          <w:rFonts w:ascii="Times New Roman" w:hAnsi="Times New Roman" w:cs="Times New Roman"/>
          <w:b/>
          <w:bCs/>
        </w:rPr>
      </w:pPr>
      <w:r w:rsidRPr="00AC2D85">
        <w:rPr>
          <w:rFonts w:ascii="Times New Roman" w:hAnsi="Times New Roman" w:cs="Times New Roman"/>
          <w:b/>
          <w:bCs/>
        </w:rPr>
        <w:t>ATF Test Cases</w:t>
      </w:r>
    </w:p>
    <w:p w14:paraId="638AEC81"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Create CI via REST – Verify creation and metadata</w:t>
      </w:r>
    </w:p>
    <w:p w14:paraId="639FEA53"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Idempotency test – Re-send same payload, ensure no duplicate</w:t>
      </w:r>
    </w:p>
    <w:p w14:paraId="08ED6DB6"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Update CI – Modify owner or environment</w:t>
      </w:r>
    </w:p>
    <w:p w14:paraId="1796A6C0"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Validation failure – Missing required fields logged</w:t>
      </w:r>
    </w:p>
    <w:p w14:paraId="0987E01B"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Import Set ingestion – Validate deduplication behavior</w:t>
      </w:r>
    </w:p>
    <w:p w14:paraId="5C317FFB" w14:textId="6CFC200B" w:rsidR="00AC2D85" w:rsidRPr="00AC2D85" w:rsidRDefault="00AC2D85" w:rsidP="00AC2D85">
      <w:pPr>
        <w:pStyle w:val="ListParagraph"/>
        <w:ind w:left="360"/>
        <w:rPr>
          <w:rFonts w:ascii="Times New Roman" w:hAnsi="Times New Roman" w:cs="Times New Roman"/>
        </w:rPr>
      </w:pPr>
      <w:r w:rsidRPr="007056D8">
        <w:rPr>
          <w:rFonts w:ascii="Times New Roman" w:hAnsi="Times New Roman" w:cs="Times New Roman"/>
        </w:rPr>
        <w:t>___________________________________________________________________________</w:t>
      </w:r>
    </w:p>
    <w:p w14:paraId="591D1F1D" w14:textId="77777777" w:rsidR="007056D8" w:rsidRPr="007056D8" w:rsidRDefault="007056D8" w:rsidP="00782A59">
      <w:pPr>
        <w:pStyle w:val="ListParagraph"/>
        <w:numPr>
          <w:ilvl w:val="0"/>
          <w:numId w:val="1"/>
        </w:numPr>
        <w:rPr>
          <w:rFonts w:ascii="Times New Roman" w:hAnsi="Times New Roman" w:cs="Times New Roman"/>
          <w:b/>
          <w:bCs/>
        </w:rPr>
      </w:pPr>
      <w:r w:rsidRPr="007056D8">
        <w:rPr>
          <w:rFonts w:ascii="Times New Roman" w:hAnsi="Times New Roman" w:cs="Times New Roman"/>
          <w:b/>
          <w:bCs/>
        </w:rPr>
        <w:t>Dashboards &amp; Alerts</w:t>
      </w:r>
    </w:p>
    <w:p w14:paraId="4D3F730D" w14:textId="77777777"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CI creation and update counts by source system</w:t>
      </w:r>
    </w:p>
    <w:p w14:paraId="162D998F" w14:textId="77777777"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Daily ingestion trends</w:t>
      </w:r>
    </w:p>
    <w:p w14:paraId="6E68C2A3" w14:textId="77777777"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Error volume and trends</w:t>
      </w:r>
    </w:p>
    <w:p w14:paraId="43FFD031" w14:textId="77777777" w:rsidR="007056D8" w:rsidRPr="007056D8" w:rsidRDefault="007056D8" w:rsidP="00782A59">
      <w:pPr>
        <w:pStyle w:val="ListParagraph"/>
        <w:numPr>
          <w:ilvl w:val="1"/>
          <w:numId w:val="1"/>
        </w:numPr>
        <w:rPr>
          <w:rFonts w:ascii="Times New Roman" w:hAnsi="Times New Roman" w:cs="Times New Roman"/>
        </w:rPr>
      </w:pPr>
      <w:r w:rsidRPr="007056D8">
        <w:rPr>
          <w:rFonts w:ascii="Times New Roman" w:hAnsi="Times New Roman" w:cs="Times New Roman"/>
        </w:rPr>
        <w:t>CMDB Health metrics for target CI classes</w:t>
      </w:r>
    </w:p>
    <w:p w14:paraId="5E2EE4A6" w14:textId="2A9B254F" w:rsidR="00205D9B" w:rsidRPr="00205D9B" w:rsidRDefault="007056D8" w:rsidP="00205D9B">
      <w:pPr>
        <w:rPr>
          <w:del w:id="1" w:author="Microsoft Word" w:date="2025-12-16T12:53:00Z" w16du:dateUtc="2025-12-16T17:53:00Z"/>
          <w:rFonts w:ascii="Times New Roman" w:hAnsi="Times New Roman" w:cs="Times New Roman"/>
        </w:rPr>
      </w:pPr>
      <w:r w:rsidRPr="007056D8">
        <w:rPr>
          <w:rFonts w:ascii="Times New Roman" w:hAnsi="Times New Roman" w:cs="Times New Roman"/>
        </w:rPr>
        <w:lastRenderedPageBreak/>
        <w:t xml:space="preserve">Alerts trigger notifications when error thresholds </w:t>
      </w:r>
      <w:del w:id="2" w:author="Microsoft Word" w:date="2025-12-16T12:53:00Z" w16du:dateUtc="2025-12-16T17:53:00Z">
        <w:r w:rsidR="00C753FD" w:rsidRPr="00C753FD">
          <w:rPr>
            <w:rFonts w:ascii="Times New Roman" w:hAnsi="Times New Roman" w:cs="Times New Roman"/>
          </w:rPr>
          <w:delText>or ingestion failure rates exceed defined SLAs</w:delText>
        </w:r>
      </w:del>
      <w:r w:rsidR="00776A38">
        <w:rPr>
          <w:rFonts w:ascii="Times New Roman" w:hAnsi="Times New Roman" w:cs="Times New Roman"/>
        </w:rPr>
        <w:pict w14:anchorId="1C5C4B4D">
          <v:rect id="_x0000_i1051" style="width:0;height:1.5pt" o:hralign="center" o:hrstd="t" o:hr="t" fillcolor="#a0a0a0" stroked="f"/>
        </w:pict>
      </w:r>
    </w:p>
    <w:p w14:paraId="00DCA8ED" w14:textId="5CF325C8" w:rsidR="007056D8" w:rsidRPr="007056D8" w:rsidRDefault="007056D8" w:rsidP="00AC2D85">
      <w:pPr>
        <w:pStyle w:val="ListParagraph"/>
        <w:ind w:left="360"/>
        <w:rPr>
          <w:rFonts w:ascii="Times New Roman" w:hAnsi="Times New Roman" w:cs="Times New Roman"/>
        </w:rPr>
      </w:pPr>
    </w:p>
    <w:p w14:paraId="4806A3B9" w14:textId="77777777" w:rsidR="007056D8" w:rsidRPr="007056D8" w:rsidRDefault="007056D8" w:rsidP="00782A59">
      <w:pPr>
        <w:pStyle w:val="ListParagraph"/>
        <w:numPr>
          <w:ilvl w:val="0"/>
          <w:numId w:val="1"/>
        </w:numPr>
        <w:rPr>
          <w:rFonts w:ascii="Times New Roman" w:hAnsi="Times New Roman" w:cs="Times New Roman"/>
          <w:b/>
          <w:bCs/>
        </w:rPr>
      </w:pPr>
      <w:r w:rsidRPr="007056D8">
        <w:rPr>
          <w:rFonts w:ascii="Times New Roman" w:hAnsi="Times New Roman" w:cs="Times New Roman"/>
          <w:b/>
          <w:bCs/>
        </w:rPr>
        <w:t>Runbook</w:t>
      </w:r>
    </w:p>
    <w:p w14:paraId="41C3CDDE"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 xml:space="preserve">Reprocess failed payloads from </w:t>
      </w:r>
      <w:proofErr w:type="spellStart"/>
      <w:r w:rsidRPr="007056D8">
        <w:rPr>
          <w:rFonts w:ascii="Times New Roman" w:hAnsi="Times New Roman" w:cs="Times New Roman"/>
        </w:rPr>
        <w:t>u_integration_errors</w:t>
      </w:r>
      <w:proofErr w:type="spellEnd"/>
    </w:p>
    <w:p w14:paraId="0FBD9970" w14:textId="77777777" w:rsidR="007056D8"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Execute deduplication jobs as needed</w:t>
      </w:r>
    </w:p>
    <w:p w14:paraId="55BEBF81" w14:textId="76FD6104" w:rsidR="00BB2C14" w:rsidRPr="007056D8" w:rsidRDefault="007056D8" w:rsidP="00782A59">
      <w:pPr>
        <w:pStyle w:val="ListParagraph"/>
        <w:numPr>
          <w:ilvl w:val="0"/>
          <w:numId w:val="1"/>
        </w:numPr>
        <w:rPr>
          <w:rFonts w:ascii="Times New Roman" w:hAnsi="Times New Roman" w:cs="Times New Roman"/>
        </w:rPr>
      </w:pPr>
      <w:r w:rsidRPr="007056D8">
        <w:rPr>
          <w:rFonts w:ascii="Times New Roman" w:hAnsi="Times New Roman" w:cs="Times New Roman"/>
        </w:rPr>
        <w:t xml:space="preserve">Troubleshoot using REST logs, </w:t>
      </w:r>
      <w:proofErr w:type="spellStart"/>
      <w:r w:rsidRPr="007056D8">
        <w:rPr>
          <w:rFonts w:ascii="Times New Roman" w:hAnsi="Times New Roman" w:cs="Times New Roman"/>
        </w:rPr>
        <w:t>sys_audit</w:t>
      </w:r>
      <w:proofErr w:type="spellEnd"/>
      <w:r w:rsidRPr="007056D8">
        <w:rPr>
          <w:rFonts w:ascii="Times New Roman" w:hAnsi="Times New Roman" w:cs="Times New Roman"/>
        </w:rPr>
        <w:t xml:space="preserve">, and error tables </w:t>
      </w:r>
    </w:p>
    <w:p w14:paraId="4CD2B20F" w14:textId="77777777" w:rsidR="00BB77D0" w:rsidRPr="007056D8" w:rsidRDefault="00BB77D0" w:rsidP="00207278">
      <w:pPr>
        <w:rPr>
          <w:rFonts w:ascii="Times New Roman" w:hAnsi="Times New Roman" w:cs="Times New Roman"/>
        </w:rPr>
      </w:pPr>
    </w:p>
    <w:p w14:paraId="6467CD11" w14:textId="5F486ACF" w:rsidR="00BB2C14" w:rsidRPr="007056D8" w:rsidRDefault="00BB2C14" w:rsidP="00782A59">
      <w:pPr>
        <w:pStyle w:val="ListParagraph"/>
        <w:numPr>
          <w:ilvl w:val="0"/>
          <w:numId w:val="1"/>
        </w:numPr>
        <w:rPr>
          <w:rFonts w:ascii="Times New Roman" w:hAnsi="Times New Roman" w:cs="Times New Roman"/>
        </w:rPr>
      </w:pPr>
      <w:r w:rsidRPr="007056D8">
        <w:rPr>
          <w:noProof/>
        </w:rPr>
        <w:drawing>
          <wp:inline distT="0" distB="0" distL="0" distR="0" wp14:anchorId="783680E1" wp14:editId="56407B3C">
            <wp:extent cx="5943600" cy="3529330"/>
            <wp:effectExtent l="0" t="0" r="0" b="0"/>
            <wp:docPr id="139188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8783" name="Picture 1" descr="A screenshot of a computer&#10;&#10;AI-generated content may be incorrect."/>
                    <pic:cNvPicPr/>
                  </pic:nvPicPr>
                  <pic:blipFill>
                    <a:blip r:embed="rId5"/>
                    <a:stretch>
                      <a:fillRect/>
                    </a:stretch>
                  </pic:blipFill>
                  <pic:spPr>
                    <a:xfrm>
                      <a:off x="0" y="0"/>
                      <a:ext cx="5943600" cy="3529330"/>
                    </a:xfrm>
                    <a:prstGeom prst="rect">
                      <a:avLst/>
                    </a:prstGeom>
                  </pic:spPr>
                </pic:pic>
              </a:graphicData>
            </a:graphic>
          </wp:inline>
        </w:drawing>
      </w:r>
    </w:p>
    <w:sectPr w:rsidR="00BB2C14" w:rsidRPr="007056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B81"/>
    <w:multiLevelType w:val="hybridMultilevel"/>
    <w:tmpl w:val="E578E4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4A73881"/>
    <w:multiLevelType w:val="hybridMultilevel"/>
    <w:tmpl w:val="22B4B306"/>
    <w:lvl w:ilvl="0" w:tplc="04090001">
      <w:start w:val="1"/>
      <w:numFmt w:val="bullet"/>
      <w:lvlText w:val=""/>
      <w:lvlJc w:val="left"/>
      <w:pPr>
        <w:ind w:left="360" w:hanging="360"/>
      </w:pPr>
      <w:rPr>
        <w:rFonts w:ascii="Symbol" w:hAnsi="Symbol" w:hint="default"/>
      </w:rPr>
    </w:lvl>
    <w:lvl w:ilvl="1" w:tplc="7E249EC4">
      <w:numFmt w:val="bullet"/>
      <w:lvlText w:val="•"/>
      <w:lvlJc w:val="left"/>
      <w:pPr>
        <w:ind w:left="1530" w:hanging="720"/>
      </w:pPr>
      <w:rPr>
        <w:rFonts w:ascii="Times New Roman" w:eastAsiaTheme="minorHAnsi"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9F0001"/>
    <w:multiLevelType w:val="hybridMultilevel"/>
    <w:tmpl w:val="CC8A4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C369EF"/>
    <w:multiLevelType w:val="hybridMultilevel"/>
    <w:tmpl w:val="68C6E8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6580183">
    <w:abstractNumId w:val="1"/>
  </w:num>
  <w:num w:numId="2" w16cid:durableId="1367215123">
    <w:abstractNumId w:val="2"/>
  </w:num>
  <w:num w:numId="3" w16cid:durableId="1435128109">
    <w:abstractNumId w:val="0"/>
  </w:num>
  <w:num w:numId="4" w16cid:durableId="177381682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AA9"/>
    <w:rsid w:val="0006033E"/>
    <w:rsid w:val="00124166"/>
    <w:rsid w:val="00205D9B"/>
    <w:rsid w:val="00207278"/>
    <w:rsid w:val="002A4BC9"/>
    <w:rsid w:val="002F2DDF"/>
    <w:rsid w:val="003124EF"/>
    <w:rsid w:val="00537EEC"/>
    <w:rsid w:val="005A578A"/>
    <w:rsid w:val="005C0603"/>
    <w:rsid w:val="00622B39"/>
    <w:rsid w:val="00654C3A"/>
    <w:rsid w:val="006557F8"/>
    <w:rsid w:val="006A274B"/>
    <w:rsid w:val="007056D8"/>
    <w:rsid w:val="00752AA9"/>
    <w:rsid w:val="00782A59"/>
    <w:rsid w:val="00945CB8"/>
    <w:rsid w:val="00972FAD"/>
    <w:rsid w:val="00987F28"/>
    <w:rsid w:val="009E5DFA"/>
    <w:rsid w:val="00A9736D"/>
    <w:rsid w:val="00AC2D85"/>
    <w:rsid w:val="00B45C21"/>
    <w:rsid w:val="00BB2C14"/>
    <w:rsid w:val="00BB77D0"/>
    <w:rsid w:val="00BD4201"/>
    <w:rsid w:val="00C5426B"/>
    <w:rsid w:val="00C71A11"/>
    <w:rsid w:val="00C753FD"/>
    <w:rsid w:val="00D3033B"/>
    <w:rsid w:val="00DC15A7"/>
    <w:rsid w:val="00DF5C78"/>
    <w:rsid w:val="00E4649B"/>
    <w:rsid w:val="00E8560C"/>
    <w:rsid w:val="00EE19F7"/>
    <w:rsid w:val="00EE6678"/>
    <w:rsid w:val="00F4112F"/>
    <w:rsid w:val="00F73DC7"/>
    <w:rsid w:val="00FF4AE7"/>
    <w:rsid w:val="00FF4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9"/>
    <o:shapelayout v:ext="edit">
      <o:idmap v:ext="edit" data="1"/>
    </o:shapelayout>
  </w:shapeDefaults>
  <w:decimalSymbol w:val="."/>
  <w:listSeparator w:val=","/>
  <w14:docId w14:val="7BDFE787"/>
  <w15:chartTrackingRefBased/>
  <w15:docId w15:val="{8C0AD80E-90A0-404A-B64B-3C463C700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AA9"/>
    <w:rPr>
      <w:rFonts w:eastAsiaTheme="majorEastAsia" w:cstheme="majorBidi"/>
      <w:color w:val="272727" w:themeColor="text1" w:themeTint="D8"/>
    </w:rPr>
  </w:style>
  <w:style w:type="paragraph" w:styleId="Title">
    <w:name w:val="Title"/>
    <w:basedOn w:val="Normal"/>
    <w:next w:val="Normal"/>
    <w:link w:val="TitleChar"/>
    <w:uiPriority w:val="10"/>
    <w:qFormat/>
    <w:rsid w:val="00752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AA9"/>
    <w:pPr>
      <w:spacing w:before="160"/>
      <w:jc w:val="center"/>
    </w:pPr>
    <w:rPr>
      <w:i/>
      <w:iCs/>
      <w:color w:val="404040" w:themeColor="text1" w:themeTint="BF"/>
    </w:rPr>
  </w:style>
  <w:style w:type="character" w:customStyle="1" w:styleId="QuoteChar">
    <w:name w:val="Quote Char"/>
    <w:basedOn w:val="DefaultParagraphFont"/>
    <w:link w:val="Quote"/>
    <w:uiPriority w:val="29"/>
    <w:rsid w:val="00752AA9"/>
    <w:rPr>
      <w:i/>
      <w:iCs/>
      <w:color w:val="404040" w:themeColor="text1" w:themeTint="BF"/>
    </w:rPr>
  </w:style>
  <w:style w:type="paragraph" w:styleId="ListParagraph">
    <w:name w:val="List Paragraph"/>
    <w:basedOn w:val="Normal"/>
    <w:uiPriority w:val="34"/>
    <w:qFormat/>
    <w:rsid w:val="00752AA9"/>
    <w:pPr>
      <w:ind w:left="720"/>
      <w:contextualSpacing/>
    </w:pPr>
  </w:style>
  <w:style w:type="character" w:styleId="IntenseEmphasis">
    <w:name w:val="Intense Emphasis"/>
    <w:basedOn w:val="DefaultParagraphFont"/>
    <w:uiPriority w:val="21"/>
    <w:qFormat/>
    <w:rsid w:val="00752AA9"/>
    <w:rPr>
      <w:i/>
      <w:iCs/>
      <w:color w:val="0F4761" w:themeColor="accent1" w:themeShade="BF"/>
    </w:rPr>
  </w:style>
  <w:style w:type="paragraph" w:styleId="IntenseQuote">
    <w:name w:val="Intense Quote"/>
    <w:basedOn w:val="Normal"/>
    <w:next w:val="Normal"/>
    <w:link w:val="IntenseQuoteChar"/>
    <w:uiPriority w:val="30"/>
    <w:qFormat/>
    <w:rsid w:val="00752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AA9"/>
    <w:rPr>
      <w:i/>
      <w:iCs/>
      <w:color w:val="0F4761" w:themeColor="accent1" w:themeShade="BF"/>
    </w:rPr>
  </w:style>
  <w:style w:type="character" w:styleId="IntenseReference">
    <w:name w:val="Intense Reference"/>
    <w:basedOn w:val="DefaultParagraphFont"/>
    <w:uiPriority w:val="32"/>
    <w:qFormat/>
    <w:rsid w:val="00752AA9"/>
    <w:rPr>
      <w:b/>
      <w:bCs/>
      <w:smallCaps/>
      <w:color w:val="0F4761" w:themeColor="accent1" w:themeShade="BF"/>
      <w:spacing w:val="5"/>
    </w:rPr>
  </w:style>
  <w:style w:type="paragraph" w:styleId="NormalWeb">
    <w:name w:val="Normal (Web)"/>
    <w:basedOn w:val="Normal"/>
    <w:uiPriority w:val="99"/>
    <w:semiHidden/>
    <w:unhideWhenUsed/>
    <w:rsid w:val="00945C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45C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1102</Words>
  <Characters>6283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sushmitha reddy</dc:creator>
  <cp:keywords/>
  <dc:description/>
  <cp:lastModifiedBy>sushmitha reddy</cp:lastModifiedBy>
  <cp:revision>2</cp:revision>
  <dcterms:created xsi:type="dcterms:W3CDTF">2025-12-16T18:05:00Z</dcterms:created>
  <dcterms:modified xsi:type="dcterms:W3CDTF">2025-12-16T18:05:00Z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1d64a0e3-efcb-42b5-8723-ab78e744506d</vt:lpwstr>
  </property>
</Properties>
</file>